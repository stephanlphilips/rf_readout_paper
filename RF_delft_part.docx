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CAA52" w14:textId="007EF3A1" w:rsidR="004F0039" w:rsidRPr="00DE3198" w:rsidRDefault="004F0039" w:rsidP="004F0039">
      <w:pPr>
        <w:pStyle w:val="Normaalweb"/>
        <w:rPr>
          <w:lang w:val="en-US"/>
          <w:rPrChange w:id="0" w:author="Dr. N. Samkharadze" w:date="2020-04-07T14:30:00Z">
            <w:rPr/>
          </w:rPrChange>
        </w:rPr>
      </w:pPr>
      <w:r w:rsidRPr="00DE3198">
        <w:rPr>
          <w:rFonts w:ascii="LMRoman12" w:hAnsi="LMRoman12"/>
          <w:b/>
          <w:bCs/>
          <w:lang w:val="en-US"/>
          <w:rPrChange w:id="1" w:author="Dr. N. Samkharadze" w:date="2020-04-07T14:30:00Z">
            <w:rPr>
              <w:rFonts w:ascii="LMRoman12" w:hAnsi="LMRoman12"/>
              <w:b/>
              <w:bCs/>
            </w:rPr>
          </w:rPrChange>
        </w:rPr>
        <w:t xml:space="preserve">2.2 </w:t>
      </w:r>
      <w:del w:id="2" w:author="Dr. N. Samkharadze" w:date="2020-04-07T14:33:00Z">
        <w:r w:rsidRPr="00DE3198" w:rsidDel="00DE3198">
          <w:rPr>
            <w:rFonts w:ascii="LMRoman12" w:hAnsi="LMRoman12"/>
            <w:b/>
            <w:bCs/>
            <w:lang w:val="en-US"/>
            <w:rPrChange w:id="3" w:author="Dr. N. Samkharadze" w:date="2020-04-07T14:30:00Z">
              <w:rPr>
                <w:rFonts w:ascii="LMRoman12" w:hAnsi="LMRoman12"/>
                <w:b/>
                <w:bCs/>
              </w:rPr>
            </w:rPrChange>
          </w:rPr>
          <w:delText xml:space="preserve">Lead </w:delText>
        </w:r>
      </w:del>
      <w:ins w:id="4" w:author="Dr. N. Samkharadze" w:date="2020-04-07T14:33:00Z">
        <w:r w:rsidR="00DE3198">
          <w:rPr>
            <w:rFonts w:ascii="LMRoman12" w:hAnsi="LMRoman12"/>
            <w:b/>
            <w:bCs/>
            <w:lang w:val="en-US"/>
          </w:rPr>
          <w:t>Split</w:t>
        </w:r>
        <w:r w:rsidR="00DE3198" w:rsidRPr="00DE3198">
          <w:rPr>
            <w:rFonts w:ascii="LMRoman12" w:hAnsi="LMRoman12"/>
            <w:b/>
            <w:bCs/>
            <w:lang w:val="en-US"/>
            <w:rPrChange w:id="5" w:author="Dr. N. Samkharadze" w:date="2020-04-07T14:30:00Z">
              <w:rPr>
                <w:rFonts w:ascii="LMRoman12" w:hAnsi="LMRoman12"/>
                <w:b/>
                <w:bCs/>
              </w:rPr>
            </w:rPrChange>
          </w:rPr>
          <w:t xml:space="preserve"> </w:t>
        </w:r>
      </w:ins>
      <w:r w:rsidRPr="00DE3198">
        <w:rPr>
          <w:rFonts w:ascii="LMRoman12" w:hAnsi="LMRoman12"/>
          <w:b/>
          <w:bCs/>
          <w:lang w:val="en-US"/>
          <w:rPrChange w:id="6" w:author="Dr. N. Samkharadze" w:date="2020-04-07T14:30:00Z">
            <w:rPr>
              <w:rFonts w:ascii="LMRoman12" w:hAnsi="LMRoman12"/>
              <w:b/>
              <w:bCs/>
            </w:rPr>
          </w:rPrChange>
        </w:rPr>
        <w:t xml:space="preserve">gate approach </w:t>
      </w:r>
    </w:p>
    <w:p w14:paraId="1642DB09" w14:textId="4043F297" w:rsidR="00C73B30" w:rsidRDefault="00C73B30">
      <w:pPr>
        <w:rPr>
          <w:ins w:id="7" w:author="Dr. N. Samkharadze" w:date="2020-03-16T14:03:00Z"/>
          <w:rFonts w:ascii="Helvetica" w:hAnsi="Helvetica" w:cs="Helvetica"/>
          <w:color w:val="000000"/>
          <w:sz w:val="20"/>
          <w:szCs w:val="20"/>
          <w:lang w:val="en-GB"/>
        </w:rPr>
      </w:pPr>
      <w:ins w:id="8" w:author="Dr. N. Samkharadze" w:date="2020-03-16T14:03:00Z">
        <w:r>
          <w:rPr>
            <w:rFonts w:ascii="Helvetica" w:hAnsi="Helvetica" w:cs="Helvetica"/>
            <w:color w:val="000000"/>
            <w:sz w:val="20"/>
            <w:szCs w:val="20"/>
            <w:lang w:val="en-GB"/>
          </w:rPr>
          <w:t xml:space="preserve">In this approach, we have split </w:t>
        </w:r>
      </w:ins>
      <w:ins w:id="9" w:author="Dr. N. Samkharadze" w:date="2020-03-16T14:06:00Z">
        <w:r>
          <w:rPr>
            <w:rFonts w:ascii="Helvetica" w:hAnsi="Helvetica" w:cs="Helvetica"/>
            <w:color w:val="000000"/>
            <w:sz w:val="20"/>
            <w:szCs w:val="20"/>
            <w:lang w:val="en-GB"/>
          </w:rPr>
          <w:t>the source reservoir</w:t>
        </w:r>
      </w:ins>
      <w:ins w:id="10" w:author="Dr. N. Samkharadze" w:date="2020-03-16T14:04:00Z">
        <w:r>
          <w:rPr>
            <w:rFonts w:ascii="Helvetica" w:hAnsi="Helvetica" w:cs="Helvetica"/>
            <w:color w:val="000000"/>
            <w:sz w:val="20"/>
            <w:szCs w:val="20"/>
            <w:lang w:val="en-GB"/>
          </w:rPr>
          <w:t xml:space="preserve"> gate for the sensing dot into two parts</w:t>
        </w:r>
      </w:ins>
      <w:ins w:id="11" w:author="Dr. N. Samkharadze" w:date="2020-03-16T14:05:00Z">
        <w:r>
          <w:rPr>
            <w:rFonts w:ascii="Helvetica" w:hAnsi="Helvetica" w:cs="Helvetica"/>
            <w:color w:val="000000"/>
            <w:sz w:val="20"/>
            <w:szCs w:val="20"/>
            <w:lang w:val="en-GB"/>
          </w:rPr>
          <w:t>, as illustrated in figure 1(c)</w:t>
        </w:r>
      </w:ins>
      <w:ins w:id="12" w:author="Dr. N. Samkharadze" w:date="2020-03-16T14:04:00Z">
        <w:r>
          <w:rPr>
            <w:rFonts w:ascii="Helvetica" w:hAnsi="Helvetica" w:cs="Helvetica"/>
            <w:color w:val="000000"/>
            <w:sz w:val="20"/>
            <w:szCs w:val="20"/>
            <w:lang w:val="en-GB"/>
          </w:rPr>
          <w:t xml:space="preserve">. </w:t>
        </w:r>
      </w:ins>
      <w:ins w:id="13" w:author="Dr. N. Samkharadze" w:date="2020-03-16T14:09:00Z">
        <w:r>
          <w:rPr>
            <w:rFonts w:ascii="Helvetica" w:hAnsi="Helvetica" w:cs="Helvetica"/>
            <w:color w:val="000000"/>
            <w:sz w:val="20"/>
            <w:szCs w:val="20"/>
            <w:lang w:val="en-GB"/>
          </w:rPr>
          <w:t xml:space="preserve">The gate labelled </w:t>
        </w:r>
      </w:ins>
      <w:ins w:id="14" w:author="Dr. N. Samkharadze" w:date="2020-03-16T14:35:00Z">
        <w:r w:rsidR="006A014D">
          <w:rPr>
            <w:rFonts w:ascii="Helvetica" w:hAnsi="Helvetica" w:cs="Helvetica"/>
            <w:color w:val="000000"/>
            <w:sz w:val="20"/>
            <w:szCs w:val="20"/>
            <w:lang w:val="en-GB"/>
          </w:rPr>
          <w:t>‘</w:t>
        </w:r>
      </w:ins>
      <w:ins w:id="15" w:author="Dr. N. Samkharadze" w:date="2020-03-16T14:09:00Z">
        <w:r>
          <w:rPr>
            <w:rFonts w:ascii="Helvetica" w:hAnsi="Helvetica" w:cs="Helvetica"/>
            <w:color w:val="000000"/>
            <w:sz w:val="20"/>
            <w:szCs w:val="20"/>
            <w:lang w:val="en-GB"/>
          </w:rPr>
          <w:t>accumulation gate</w:t>
        </w:r>
      </w:ins>
      <w:ins w:id="16" w:author="Dr. N. Samkharadze" w:date="2020-03-16T14:35:00Z">
        <w:r w:rsidR="006A014D">
          <w:rPr>
            <w:rFonts w:ascii="Helvetica" w:hAnsi="Helvetica" w:cs="Helvetica"/>
            <w:color w:val="000000"/>
            <w:sz w:val="20"/>
            <w:szCs w:val="20"/>
            <w:lang w:val="en-GB"/>
          </w:rPr>
          <w:t>’</w:t>
        </w:r>
      </w:ins>
      <w:ins w:id="17" w:author="Dr. N. Samkharadze" w:date="2020-03-16T14:09:00Z">
        <w:r>
          <w:rPr>
            <w:rFonts w:ascii="Helvetica" w:hAnsi="Helvetica" w:cs="Helvetica"/>
            <w:color w:val="000000"/>
            <w:sz w:val="20"/>
            <w:szCs w:val="20"/>
            <w:lang w:val="en-GB"/>
          </w:rPr>
          <w:t xml:space="preserve"> serves to acc</w:t>
        </w:r>
      </w:ins>
      <w:ins w:id="18" w:author="Dr. N. Samkharadze" w:date="2020-03-16T14:10:00Z">
        <w:r>
          <w:rPr>
            <w:rFonts w:ascii="Helvetica" w:hAnsi="Helvetica" w:cs="Helvetica"/>
            <w:color w:val="000000"/>
            <w:sz w:val="20"/>
            <w:szCs w:val="20"/>
            <w:lang w:val="en-GB"/>
          </w:rPr>
          <w:t xml:space="preserve">umulate the 2DEG used as the source reservoir for the sensing dot, and the </w:t>
        </w:r>
      </w:ins>
      <w:ins w:id="19" w:author="Dr. N. Samkharadze" w:date="2020-03-16T14:35:00Z">
        <w:r w:rsidR="006A014D">
          <w:rPr>
            <w:rFonts w:ascii="Helvetica" w:hAnsi="Helvetica" w:cs="Helvetica"/>
            <w:color w:val="000000"/>
            <w:sz w:val="20"/>
            <w:szCs w:val="20"/>
            <w:lang w:val="en-GB"/>
          </w:rPr>
          <w:t>‘</w:t>
        </w:r>
      </w:ins>
      <w:ins w:id="20" w:author="Dr. N. Samkharadze" w:date="2020-03-16T14:10:00Z">
        <w:r>
          <w:rPr>
            <w:rFonts w:ascii="Helvetica" w:hAnsi="Helvetica" w:cs="Helvetica"/>
            <w:color w:val="000000"/>
            <w:sz w:val="20"/>
            <w:szCs w:val="20"/>
            <w:lang w:val="en-GB"/>
          </w:rPr>
          <w:t>lead gate</w:t>
        </w:r>
      </w:ins>
      <w:ins w:id="21" w:author="Dr. N. Samkharadze" w:date="2020-03-16T14:36:00Z">
        <w:r w:rsidR="006A014D">
          <w:rPr>
            <w:rFonts w:ascii="Helvetica" w:hAnsi="Helvetica" w:cs="Helvetica"/>
            <w:color w:val="000000"/>
            <w:sz w:val="20"/>
            <w:szCs w:val="20"/>
            <w:lang w:val="en-GB"/>
          </w:rPr>
          <w:t>’</w:t>
        </w:r>
      </w:ins>
      <w:ins w:id="22" w:author="Dr. N. Samkharadze" w:date="2020-03-16T14:32:00Z">
        <w:r w:rsidR="006A014D">
          <w:rPr>
            <w:rFonts w:ascii="Helvetica" w:hAnsi="Helvetica" w:cs="Helvetica"/>
            <w:color w:val="000000"/>
            <w:sz w:val="20"/>
            <w:szCs w:val="20"/>
            <w:lang w:val="en-GB"/>
          </w:rPr>
          <w:t xml:space="preserve"> </w:t>
        </w:r>
      </w:ins>
      <w:ins w:id="23" w:author="Dr. N. Samkharadze" w:date="2020-03-16T14:34:00Z">
        <w:r w:rsidR="006A014D">
          <w:rPr>
            <w:rFonts w:ascii="Helvetica" w:hAnsi="Helvetica" w:cs="Helvetica"/>
            <w:color w:val="000000"/>
            <w:sz w:val="20"/>
            <w:szCs w:val="20"/>
            <w:lang w:val="en-GB"/>
          </w:rPr>
          <w:t>accumulates a second 2DEG, connecting</w:t>
        </w:r>
      </w:ins>
      <w:ins w:id="24" w:author="Dr. N. Samkharadze" w:date="2020-03-16T14:32:00Z">
        <w:r w:rsidR="006A014D">
          <w:rPr>
            <w:rFonts w:ascii="Helvetica" w:hAnsi="Helvetica" w:cs="Helvetica"/>
            <w:color w:val="000000"/>
            <w:sz w:val="20"/>
            <w:szCs w:val="20"/>
            <w:lang w:val="en-GB"/>
          </w:rPr>
          <w:t xml:space="preserve"> the reservoir 2DEG to the ohmic contact.</w:t>
        </w:r>
      </w:ins>
      <w:ins w:id="25" w:author="Dr. N. Samkharadze" w:date="2020-03-16T14:33:00Z">
        <w:r w:rsidR="006A014D">
          <w:rPr>
            <w:rFonts w:ascii="Helvetica" w:hAnsi="Helvetica" w:cs="Helvetica"/>
            <w:color w:val="000000"/>
            <w:sz w:val="20"/>
            <w:szCs w:val="20"/>
            <w:lang w:val="en-GB"/>
          </w:rPr>
          <w:t xml:space="preserve"> </w:t>
        </w:r>
      </w:ins>
      <w:ins w:id="26" w:author="Dr. N. Samkharadze" w:date="2020-03-16T14:35:00Z">
        <w:r w:rsidR="006A014D">
          <w:rPr>
            <w:rFonts w:ascii="Helvetica" w:hAnsi="Helvetica" w:cs="Helvetica"/>
            <w:color w:val="000000"/>
            <w:sz w:val="20"/>
            <w:szCs w:val="20"/>
            <w:lang w:val="en-GB"/>
          </w:rPr>
          <w:t>Moreover, we connect the inductor for the RF readout to the ‘accumulation gate’.</w:t>
        </w:r>
      </w:ins>
      <w:ins w:id="27" w:author="Dr. N. Samkharadze" w:date="2020-03-16T14:36:00Z">
        <w:r w:rsidR="006A014D">
          <w:rPr>
            <w:rFonts w:ascii="Helvetica" w:hAnsi="Helvetica" w:cs="Helvetica"/>
            <w:color w:val="000000"/>
            <w:sz w:val="20"/>
            <w:szCs w:val="20"/>
            <w:lang w:val="en-GB"/>
          </w:rPr>
          <w:t xml:space="preserve"> The RF signal from the inductor is coupled to the reservoir 2DEG through the capacitance between </w:t>
        </w:r>
      </w:ins>
      <w:ins w:id="28" w:author="Dr. N. Samkharadze" w:date="2020-03-16T14:38:00Z">
        <w:r w:rsidR="006A014D">
          <w:rPr>
            <w:rFonts w:ascii="Helvetica" w:hAnsi="Helvetica" w:cs="Helvetica"/>
            <w:color w:val="000000"/>
            <w:sz w:val="20"/>
            <w:szCs w:val="20"/>
            <w:lang w:val="en-GB"/>
          </w:rPr>
          <w:t xml:space="preserve">the ‘accumulation gate’ and the </w:t>
        </w:r>
      </w:ins>
      <w:ins w:id="29" w:author="Dr. N. Samkharadze" w:date="2020-03-16T14:36:00Z">
        <w:r w:rsidR="006A014D">
          <w:rPr>
            <w:rFonts w:ascii="Helvetica" w:hAnsi="Helvetica" w:cs="Helvetica"/>
            <w:color w:val="000000"/>
            <w:sz w:val="20"/>
            <w:szCs w:val="20"/>
            <w:lang w:val="en-GB"/>
          </w:rPr>
          <w:t>reser</w:t>
        </w:r>
      </w:ins>
      <w:ins w:id="30" w:author="Dr. N. Samkharadze" w:date="2020-03-16T14:37:00Z">
        <w:r w:rsidR="006A014D">
          <w:rPr>
            <w:rFonts w:ascii="Helvetica" w:hAnsi="Helvetica" w:cs="Helvetica"/>
            <w:color w:val="000000"/>
            <w:sz w:val="20"/>
            <w:szCs w:val="20"/>
            <w:lang w:val="en-GB"/>
          </w:rPr>
          <w:t>voir 2DEG</w:t>
        </w:r>
      </w:ins>
      <w:ins w:id="31" w:author="Dr. N. Samkharadze" w:date="2020-03-16T15:35:00Z">
        <w:r w:rsidR="001247D6">
          <w:rPr>
            <w:rFonts w:ascii="Helvetica" w:hAnsi="Helvetica" w:cs="Helvetica"/>
            <w:color w:val="000000"/>
            <w:sz w:val="20"/>
            <w:szCs w:val="20"/>
            <w:lang w:val="en-GB"/>
          </w:rPr>
          <w:t xml:space="preserve"> [cite </w:t>
        </w:r>
        <w:r w:rsidR="001247D6" w:rsidRPr="009C3124">
          <w:rPr>
            <w:rFonts w:ascii="Helvetica" w:hAnsi="Helvetica" w:cs="Helvetica"/>
            <w:b/>
            <w:bCs/>
            <w:color w:val="000000"/>
            <w:sz w:val="20"/>
            <w:szCs w:val="20"/>
            <w:lang w:val="en-GB"/>
          </w:rPr>
          <w:t>volk2019</w:t>
        </w:r>
        <w:r w:rsidR="001247D6">
          <w:rPr>
            <w:rFonts w:ascii="Helvetica" w:hAnsi="Helvetica" w:cs="Helvetica"/>
            <w:color w:val="000000"/>
            <w:sz w:val="20"/>
            <w:szCs w:val="20"/>
            <w:lang w:val="en-GB"/>
          </w:rPr>
          <w:t>]</w:t>
        </w:r>
      </w:ins>
      <w:ins w:id="32" w:author="Dr. N. Samkharadze" w:date="2020-03-16T14:38:00Z">
        <w:r w:rsidR="006A014D">
          <w:rPr>
            <w:rFonts w:ascii="Helvetica" w:hAnsi="Helvetica" w:cs="Helvetica"/>
            <w:color w:val="000000"/>
            <w:sz w:val="20"/>
            <w:szCs w:val="20"/>
            <w:lang w:val="en-GB"/>
          </w:rPr>
          <w:t xml:space="preserve">. </w:t>
        </w:r>
      </w:ins>
      <w:ins w:id="33" w:author="Dr. N. Samkharadze" w:date="2020-03-16T14:39:00Z">
        <w:r w:rsidR="006A014D">
          <w:rPr>
            <w:rFonts w:ascii="Helvetica" w:hAnsi="Helvetica" w:cs="Helvetica"/>
            <w:color w:val="000000"/>
            <w:sz w:val="20"/>
            <w:szCs w:val="20"/>
            <w:lang w:val="en-GB"/>
          </w:rPr>
          <w:t xml:space="preserve">The advantage of </w:t>
        </w:r>
      </w:ins>
      <w:ins w:id="34" w:author="Dr. N. Samkharadze" w:date="2020-03-16T14:40:00Z">
        <w:r w:rsidR="009D4715">
          <w:rPr>
            <w:rFonts w:ascii="Helvetica" w:hAnsi="Helvetica" w:cs="Helvetica"/>
            <w:color w:val="000000"/>
            <w:sz w:val="20"/>
            <w:szCs w:val="20"/>
            <w:lang w:val="en-GB"/>
          </w:rPr>
          <w:t xml:space="preserve">the </w:t>
        </w:r>
      </w:ins>
      <w:ins w:id="35" w:author="Dr. N. Samkharadze" w:date="2020-03-16T14:39:00Z">
        <w:r w:rsidR="009D4715">
          <w:rPr>
            <w:rFonts w:ascii="Helvetica" w:hAnsi="Helvetica" w:cs="Helvetica"/>
            <w:color w:val="000000"/>
            <w:sz w:val="20"/>
            <w:szCs w:val="20"/>
            <w:lang w:val="en-GB"/>
          </w:rPr>
          <w:t xml:space="preserve">split gate approach is that </w:t>
        </w:r>
      </w:ins>
      <w:ins w:id="36" w:author="Dr. N. Samkharadze" w:date="2020-03-16T14:40:00Z">
        <w:r w:rsidR="009D4715">
          <w:rPr>
            <w:rFonts w:ascii="Helvetica" w:hAnsi="Helvetica" w:cs="Helvetica"/>
            <w:color w:val="000000"/>
            <w:sz w:val="20"/>
            <w:szCs w:val="20"/>
            <w:lang w:val="en-GB"/>
          </w:rPr>
          <w:t>the density of the lead 2DEG can be varied independently from the reservoir 2DEG, and can be made such that the resistance b</w:t>
        </w:r>
      </w:ins>
      <w:ins w:id="37" w:author="Dr. N. Samkharadze" w:date="2020-03-16T14:41:00Z">
        <w:r w:rsidR="009D4715">
          <w:rPr>
            <w:rFonts w:ascii="Helvetica" w:hAnsi="Helvetica" w:cs="Helvetica"/>
            <w:color w:val="000000"/>
            <w:sz w:val="20"/>
            <w:szCs w:val="20"/>
            <w:lang w:val="en-GB"/>
          </w:rPr>
          <w:t xml:space="preserve">etween the reservoir </w:t>
        </w:r>
      </w:ins>
      <w:ins w:id="38" w:author="Dr. N. Samkharadze" w:date="2020-03-16T14:42:00Z">
        <w:r w:rsidR="009D4715">
          <w:rPr>
            <w:rFonts w:ascii="Helvetica" w:hAnsi="Helvetica" w:cs="Helvetica"/>
            <w:color w:val="000000"/>
            <w:sz w:val="20"/>
            <w:szCs w:val="20"/>
            <w:lang w:val="en-GB"/>
          </w:rPr>
          <w:t xml:space="preserve">2DEG and the Ohmic contact is large (&gt;10MOhm). This effectively </w:t>
        </w:r>
      </w:ins>
      <w:ins w:id="39" w:author="Dr. N. Samkharadze" w:date="2020-03-16T15:37:00Z">
        <w:r w:rsidR="001247D6">
          <w:rPr>
            <w:rFonts w:ascii="Helvetica" w:hAnsi="Helvetica" w:cs="Helvetica"/>
            <w:color w:val="000000"/>
            <w:sz w:val="20"/>
            <w:szCs w:val="20"/>
            <w:lang w:val="en-GB"/>
          </w:rPr>
          <w:t>cuts off</w:t>
        </w:r>
      </w:ins>
      <w:ins w:id="40" w:author="Dr. N. Samkharadze" w:date="2020-03-16T14:42:00Z">
        <w:r w:rsidR="009D4715">
          <w:rPr>
            <w:rFonts w:ascii="Helvetica" w:hAnsi="Helvetica" w:cs="Helvetica"/>
            <w:color w:val="000000"/>
            <w:sz w:val="20"/>
            <w:szCs w:val="20"/>
            <w:lang w:val="en-GB"/>
          </w:rPr>
          <w:t xml:space="preserve"> the leakage path </w:t>
        </w:r>
      </w:ins>
      <w:ins w:id="41" w:author="Dr. N. Samkharadze" w:date="2020-03-16T14:57:00Z">
        <w:r w:rsidR="00E4114B">
          <w:rPr>
            <w:rFonts w:ascii="Helvetica" w:hAnsi="Helvetica" w:cs="Helvetica"/>
            <w:color w:val="000000"/>
            <w:sz w:val="20"/>
            <w:szCs w:val="20"/>
            <w:lang w:val="en-GB"/>
          </w:rPr>
          <w:t>of</w:t>
        </w:r>
      </w:ins>
      <w:ins w:id="42" w:author="Dr. N. Samkharadze" w:date="2020-03-16T14:42:00Z">
        <w:r w:rsidR="009D4715">
          <w:rPr>
            <w:rFonts w:ascii="Helvetica" w:hAnsi="Helvetica" w:cs="Helvetica"/>
            <w:color w:val="000000"/>
            <w:sz w:val="20"/>
            <w:szCs w:val="20"/>
            <w:lang w:val="en-GB"/>
          </w:rPr>
          <w:t xml:space="preserve"> the </w:t>
        </w:r>
      </w:ins>
      <w:ins w:id="43" w:author="Dr. N. Samkharadze" w:date="2020-03-16T14:43:00Z">
        <w:r w:rsidR="009D4715">
          <w:rPr>
            <w:rFonts w:ascii="Helvetica" w:hAnsi="Helvetica" w:cs="Helvetica"/>
            <w:color w:val="000000"/>
            <w:sz w:val="20"/>
            <w:szCs w:val="20"/>
            <w:lang w:val="en-GB"/>
          </w:rPr>
          <w:t>RF signal</w:t>
        </w:r>
      </w:ins>
      <w:ins w:id="44" w:author="Dr. N. Samkharadze" w:date="2020-03-16T14:42:00Z">
        <w:r w:rsidR="009D4715">
          <w:rPr>
            <w:rFonts w:ascii="Helvetica" w:hAnsi="Helvetica" w:cs="Helvetica"/>
            <w:color w:val="000000"/>
            <w:sz w:val="20"/>
            <w:szCs w:val="20"/>
            <w:lang w:val="en-GB"/>
          </w:rPr>
          <w:t xml:space="preserve"> through the Ohmic</w:t>
        </w:r>
      </w:ins>
      <w:ins w:id="45" w:author="Dr. N. Samkharadze" w:date="2020-03-16T14:43:00Z">
        <w:r w:rsidR="009D4715">
          <w:rPr>
            <w:rFonts w:ascii="Helvetica" w:hAnsi="Helvetica" w:cs="Helvetica"/>
            <w:color w:val="000000"/>
            <w:sz w:val="20"/>
            <w:szCs w:val="20"/>
            <w:lang w:val="en-GB"/>
          </w:rPr>
          <w:t xml:space="preserve">, </w:t>
        </w:r>
      </w:ins>
      <w:ins w:id="46" w:author="Dr. N. Samkharadze" w:date="2020-03-16T15:42:00Z">
        <w:r w:rsidR="001247D6">
          <w:rPr>
            <w:rFonts w:ascii="Helvetica" w:hAnsi="Helvetica" w:cs="Helvetica"/>
            <w:color w:val="000000"/>
            <w:sz w:val="20"/>
            <w:szCs w:val="20"/>
            <w:lang w:val="en-GB"/>
          </w:rPr>
          <w:t>signifi</w:t>
        </w:r>
      </w:ins>
      <w:ins w:id="47" w:author="Dr. N. Samkharadze" w:date="2020-03-16T15:43:00Z">
        <w:r w:rsidR="001247D6">
          <w:rPr>
            <w:rFonts w:ascii="Helvetica" w:hAnsi="Helvetica" w:cs="Helvetica"/>
            <w:color w:val="000000"/>
            <w:sz w:val="20"/>
            <w:szCs w:val="20"/>
            <w:lang w:val="en-GB"/>
          </w:rPr>
          <w:t>cantly reducing the overall</w:t>
        </w:r>
      </w:ins>
      <w:ins w:id="48" w:author="Dr. N. Samkharadze" w:date="2020-03-16T15:36:00Z">
        <w:r w:rsidR="001247D6">
          <w:rPr>
            <w:rFonts w:ascii="Helvetica" w:hAnsi="Helvetica" w:cs="Helvetica"/>
            <w:color w:val="000000"/>
            <w:sz w:val="20"/>
            <w:szCs w:val="20"/>
            <w:lang w:val="en-GB"/>
          </w:rPr>
          <w:t xml:space="preserve"> parasitic capacitance</w:t>
        </w:r>
      </w:ins>
      <w:ins w:id="49" w:author="Dr. N. Samkharadze" w:date="2020-03-16T15:43:00Z">
        <w:r w:rsidR="001247D6">
          <w:rPr>
            <w:rFonts w:ascii="Helvetica" w:hAnsi="Helvetica" w:cs="Helvetica"/>
            <w:color w:val="000000"/>
            <w:sz w:val="20"/>
            <w:szCs w:val="20"/>
            <w:lang w:val="en-GB"/>
          </w:rPr>
          <w:t xml:space="preserve"> of the RF circuit</w:t>
        </w:r>
      </w:ins>
      <w:ins w:id="50" w:author="Dr. N. Samkharadze" w:date="2020-03-16T15:36:00Z">
        <w:r w:rsidR="001247D6">
          <w:rPr>
            <w:rFonts w:ascii="Helvetica" w:hAnsi="Helvetica" w:cs="Helvetica"/>
            <w:color w:val="000000"/>
            <w:sz w:val="20"/>
            <w:szCs w:val="20"/>
            <w:lang w:val="en-GB"/>
          </w:rPr>
          <w:t>,</w:t>
        </w:r>
      </w:ins>
      <w:ins w:id="51" w:author="Dr. N. Samkharadze" w:date="2020-03-16T15:37:00Z">
        <w:r w:rsidR="001247D6" w:rsidRPr="001247D6">
          <w:rPr>
            <w:rFonts w:ascii="Helvetica" w:hAnsi="Helvetica" w:cs="Helvetica"/>
            <w:color w:val="000000"/>
            <w:sz w:val="20"/>
            <w:szCs w:val="20"/>
            <w:lang w:val="en-GB"/>
          </w:rPr>
          <w:t xml:space="preserve"> </w:t>
        </w:r>
        <w:r w:rsidR="001247D6">
          <w:rPr>
            <w:rFonts w:ascii="Helvetica" w:hAnsi="Helvetica" w:cs="Helvetica"/>
            <w:color w:val="000000"/>
            <w:sz w:val="20"/>
            <w:szCs w:val="20"/>
            <w:lang w:val="en-GB"/>
          </w:rPr>
          <w:t>as well as</w:t>
        </w:r>
      </w:ins>
      <w:ins w:id="52" w:author="Dr. N. Samkharadze" w:date="2020-03-16T15:36:00Z">
        <w:r w:rsidR="001247D6">
          <w:rPr>
            <w:rFonts w:ascii="Helvetica" w:hAnsi="Helvetica" w:cs="Helvetica"/>
            <w:color w:val="000000"/>
            <w:sz w:val="20"/>
            <w:szCs w:val="20"/>
            <w:lang w:val="en-GB"/>
          </w:rPr>
          <w:t xml:space="preserve"> preventing dissipation of the RF signal in the contact resistance of the Ohmic</w:t>
        </w:r>
      </w:ins>
      <w:ins w:id="53" w:author="Dr. N. Samkharadze" w:date="2020-03-16T15:38:00Z">
        <w:r w:rsidR="001247D6">
          <w:rPr>
            <w:rFonts w:ascii="Helvetica" w:hAnsi="Helvetica" w:cs="Helvetica"/>
            <w:color w:val="000000"/>
            <w:sz w:val="20"/>
            <w:szCs w:val="20"/>
            <w:lang w:val="en-GB"/>
          </w:rPr>
          <w:t>.</w:t>
        </w:r>
      </w:ins>
      <w:ins w:id="54" w:author="Dr. N. Samkharadze" w:date="2020-03-16T15:45:00Z">
        <w:r w:rsidR="001247D6">
          <w:rPr>
            <w:rFonts w:ascii="Helvetica" w:hAnsi="Helvetica" w:cs="Helvetica"/>
            <w:color w:val="000000"/>
            <w:sz w:val="20"/>
            <w:szCs w:val="20"/>
            <w:lang w:val="en-GB"/>
          </w:rPr>
          <w:t xml:space="preserve"> In case of matching, the signal is dissipated in the sensing dot, otherwise it is reflected.</w:t>
        </w:r>
      </w:ins>
    </w:p>
    <w:p w14:paraId="5BDC7D31" w14:textId="77777777" w:rsidR="00C73B30" w:rsidDel="00A24239" w:rsidRDefault="00C73B30">
      <w:pPr>
        <w:rPr>
          <w:ins w:id="55" w:author="Dr. N. Samkharadze" w:date="2020-03-16T14:08:00Z"/>
          <w:del w:id="56" w:author="Stephan Philips" w:date="2020-04-10T10:05:00Z"/>
          <w:rFonts w:ascii="Helvetica" w:hAnsi="Helvetica" w:cs="Helvetica"/>
          <w:color w:val="000000"/>
          <w:sz w:val="20"/>
          <w:szCs w:val="20"/>
          <w:lang w:val="en-GB"/>
        </w:rPr>
      </w:pPr>
    </w:p>
    <w:p w14:paraId="78B82FC2" w14:textId="20A2F85A" w:rsidR="00952198" w:rsidDel="00A24239" w:rsidRDefault="00893974">
      <w:pPr>
        <w:rPr>
          <w:del w:id="57" w:author="Stephan Philips" w:date="2020-04-10T10:05:00Z"/>
          <w:rFonts w:ascii="Helvetica" w:hAnsi="Helvetica" w:cs="Helvetica"/>
          <w:color w:val="000000"/>
          <w:sz w:val="20"/>
          <w:szCs w:val="20"/>
          <w:lang w:val="en-GB"/>
        </w:rPr>
      </w:pPr>
      <w:ins w:id="58" w:author="Dr. N. Samkharadze" w:date="2020-03-16T15:49:00Z">
        <w:del w:id="59" w:author="Stephan Philips" w:date="2020-04-10T10:05:00Z">
          <w:r w:rsidDel="00A24239">
            <w:rPr>
              <w:rFonts w:ascii="Helvetica" w:hAnsi="Helvetica" w:cs="Helvetica"/>
              <w:color w:val="000000"/>
              <w:sz w:val="20"/>
              <w:szCs w:val="20"/>
              <w:lang w:val="en-GB"/>
            </w:rPr>
            <w:delText>&lt;&lt;&lt;&lt;&lt;</w:delText>
          </w:r>
        </w:del>
      </w:ins>
      <w:del w:id="60" w:author="Stephan Philips" w:date="2020-04-10T10:05:00Z">
        <w:r w:rsidR="00952198" w:rsidDel="00A24239">
          <w:rPr>
            <w:rFonts w:ascii="Helvetica" w:hAnsi="Helvetica" w:cs="Helvetica"/>
            <w:color w:val="000000"/>
            <w:sz w:val="20"/>
            <w:szCs w:val="20"/>
            <w:lang w:val="en-GB"/>
          </w:rPr>
          <w:delText xml:space="preserve">In this approach, we </w:delText>
        </w:r>
        <w:r w:rsidR="004F0039" w:rsidDel="00A24239">
          <w:rPr>
            <w:rFonts w:ascii="Helvetica" w:hAnsi="Helvetica" w:cs="Helvetica"/>
            <w:color w:val="000000"/>
            <w:sz w:val="20"/>
            <w:szCs w:val="20"/>
            <w:lang w:val="en-GB"/>
          </w:rPr>
          <w:delText>made</w:delText>
        </w:r>
        <w:r w:rsidR="00952198" w:rsidDel="00A24239">
          <w:rPr>
            <w:rFonts w:ascii="Helvetica" w:hAnsi="Helvetica" w:cs="Helvetica"/>
            <w:color w:val="000000"/>
            <w:sz w:val="20"/>
            <w:szCs w:val="20"/>
            <w:lang w:val="en-GB"/>
          </w:rPr>
          <w:delText xml:space="preserve"> an on-chip modification to the gate fanout to significantly reduce the parasitic capacitance of the matching circuit. The mindset of this approach is very similar</w:delText>
        </w:r>
        <w:r w:rsidR="009C3124" w:rsidDel="00A24239">
          <w:rPr>
            <w:rFonts w:ascii="Helvetica" w:hAnsi="Helvetica" w:cs="Helvetica"/>
            <w:color w:val="000000"/>
            <w:sz w:val="20"/>
            <w:szCs w:val="20"/>
            <w:lang w:val="en-GB"/>
          </w:rPr>
          <w:delText xml:space="preserve"> to</w:delText>
        </w:r>
        <w:r w:rsidR="00952198" w:rsidDel="00A24239">
          <w:rPr>
            <w:rFonts w:ascii="Helvetica" w:hAnsi="Helvetica" w:cs="Helvetica"/>
            <w:color w:val="000000"/>
            <w:sz w:val="20"/>
            <w:szCs w:val="20"/>
            <w:lang w:val="en-GB"/>
          </w:rPr>
          <w:delText xml:space="preserve"> the </w:delText>
        </w:r>
        <w:r w:rsidR="00D15647" w:rsidDel="00A24239">
          <w:rPr>
            <w:rFonts w:ascii="Helvetica" w:hAnsi="Helvetica" w:cs="Helvetica"/>
            <w:color w:val="000000"/>
            <w:sz w:val="20"/>
            <w:szCs w:val="20"/>
            <w:lang w:val="en-GB"/>
          </w:rPr>
          <w:delText>one</w:delText>
        </w:r>
        <w:r w:rsidR="00952198" w:rsidDel="00A24239">
          <w:rPr>
            <w:rFonts w:ascii="Helvetica" w:hAnsi="Helvetica" w:cs="Helvetica"/>
            <w:color w:val="000000"/>
            <w:sz w:val="20"/>
            <w:szCs w:val="20"/>
            <w:lang w:val="en-GB"/>
          </w:rPr>
          <w:delText xml:space="preserve"> described in [</w:delText>
        </w:r>
        <w:r w:rsidR="009C3124" w:rsidRPr="009C3124" w:rsidDel="00A24239">
          <w:rPr>
            <w:rFonts w:ascii="Helvetica" w:hAnsi="Helvetica" w:cs="Helvetica"/>
            <w:b/>
            <w:bCs/>
            <w:color w:val="000000"/>
            <w:sz w:val="20"/>
            <w:szCs w:val="20"/>
            <w:lang w:val="en-GB"/>
          </w:rPr>
          <w:delText>volk2019</w:delText>
        </w:r>
        <w:r w:rsidR="00952198" w:rsidDel="00A24239">
          <w:rPr>
            <w:rFonts w:ascii="Helvetica" w:hAnsi="Helvetica" w:cs="Helvetica"/>
            <w:color w:val="000000"/>
            <w:sz w:val="20"/>
            <w:szCs w:val="20"/>
            <w:lang w:val="en-GB"/>
          </w:rPr>
          <w:delText xml:space="preserve">] (off-chip version). Here we further increase the performance of the RF-readout by removing the parasitics </w:delText>
        </w:r>
        <w:r w:rsidR="00D15647" w:rsidDel="00A24239">
          <w:rPr>
            <w:rFonts w:ascii="Helvetica" w:hAnsi="Helvetica" w:cs="Helvetica"/>
            <w:color w:val="000000"/>
            <w:sz w:val="20"/>
            <w:szCs w:val="20"/>
            <w:lang w:val="en-GB"/>
          </w:rPr>
          <w:delText xml:space="preserve">generated </w:delText>
        </w:r>
        <w:r w:rsidR="00952198" w:rsidDel="00A24239">
          <w:rPr>
            <w:rFonts w:ascii="Helvetica" w:hAnsi="Helvetica" w:cs="Helvetica"/>
            <w:color w:val="000000"/>
            <w:sz w:val="20"/>
            <w:szCs w:val="20"/>
            <w:lang w:val="en-GB"/>
          </w:rPr>
          <w:delText>using PCB modifications</w:delText>
        </w:r>
        <w:r w:rsidR="00D15647" w:rsidDel="00A24239">
          <w:rPr>
            <w:rFonts w:ascii="Helvetica" w:hAnsi="Helvetica" w:cs="Helvetica"/>
            <w:color w:val="000000"/>
            <w:sz w:val="20"/>
            <w:szCs w:val="20"/>
            <w:lang w:val="en-GB"/>
          </w:rPr>
          <w:delText>.</w:delText>
        </w:r>
      </w:del>
      <w:ins w:id="61" w:author="Dr. N. Samkharadze" w:date="2020-03-16T12:53:00Z">
        <w:del w:id="62" w:author="Stephan Philips" w:date="2020-04-10T10:05:00Z">
          <w:r w:rsidR="00C87A89" w:rsidDel="00A24239">
            <w:rPr>
              <w:rFonts w:ascii="Helvetica" w:hAnsi="Helvetica" w:cs="Helvetica"/>
              <w:color w:val="000000"/>
              <w:sz w:val="20"/>
              <w:szCs w:val="20"/>
              <w:lang w:val="en-GB"/>
            </w:rPr>
            <w:delText xml:space="preserve"> </w:delText>
          </w:r>
        </w:del>
      </w:ins>
      <w:ins w:id="63" w:author="Dr. N. Samkharadze" w:date="2020-03-16T15:46:00Z">
        <w:del w:id="64" w:author="Stephan Philips" w:date="2020-04-10T10:05:00Z">
          <w:r w:rsidDel="00A24239">
            <w:rPr>
              <w:rFonts w:ascii="Helvetica" w:hAnsi="Helvetica" w:cs="Helvetica"/>
              <w:color w:val="000000"/>
              <w:sz w:val="20"/>
              <w:szCs w:val="20"/>
              <w:lang w:val="en-GB"/>
            </w:rPr>
            <w:delText>[</w:delText>
          </w:r>
        </w:del>
      </w:ins>
      <w:ins w:id="65" w:author="Dr. N. Samkharadze" w:date="2020-03-16T14:08:00Z">
        <w:del w:id="66" w:author="Stephan Philips" w:date="2020-04-10T10:05:00Z">
          <w:r w:rsidR="00C73B30" w:rsidDel="00A24239">
            <w:rPr>
              <w:rFonts w:ascii="Helvetica" w:hAnsi="Helvetica" w:cs="Helvetica"/>
              <w:color w:val="000000"/>
              <w:sz w:val="20"/>
              <w:szCs w:val="20"/>
              <w:lang w:val="en-GB"/>
            </w:rPr>
            <w:delText>Better not refer to prior knowledge of the other paper</w:delText>
          </w:r>
        </w:del>
      </w:ins>
      <w:ins w:id="67" w:author="Dr. N. Samkharadze" w:date="2020-03-16T15:46:00Z">
        <w:del w:id="68" w:author="Stephan Philips" w:date="2020-04-10T10:05:00Z">
          <w:r w:rsidDel="00A24239">
            <w:rPr>
              <w:rFonts w:ascii="Helvetica" w:hAnsi="Helvetica" w:cs="Helvetica"/>
              <w:color w:val="000000"/>
              <w:sz w:val="20"/>
              <w:szCs w:val="20"/>
              <w:lang w:val="en-GB"/>
            </w:rPr>
            <w:delText>]</w:delText>
          </w:r>
        </w:del>
      </w:ins>
    </w:p>
    <w:p w14:paraId="3950A0A6" w14:textId="271E58E2" w:rsidR="00952198" w:rsidDel="00A24239" w:rsidRDefault="00952198">
      <w:pPr>
        <w:rPr>
          <w:del w:id="69" w:author="Stephan Philips" w:date="2020-04-10T10:05:00Z"/>
          <w:rFonts w:ascii="Helvetica" w:hAnsi="Helvetica" w:cs="Helvetica"/>
          <w:color w:val="000000"/>
          <w:sz w:val="20"/>
          <w:szCs w:val="20"/>
          <w:lang w:val="en-GB"/>
        </w:rPr>
      </w:pPr>
    </w:p>
    <w:p w14:paraId="74B17310" w14:textId="07D69F2D" w:rsidR="00952198" w:rsidDel="00A24239" w:rsidRDefault="00952198">
      <w:pPr>
        <w:rPr>
          <w:del w:id="70" w:author="Stephan Philips" w:date="2020-04-10T10:05:00Z"/>
          <w:rFonts w:ascii="Helvetica" w:hAnsi="Helvetica" w:cs="Helvetica"/>
          <w:color w:val="000000"/>
          <w:sz w:val="20"/>
          <w:szCs w:val="20"/>
          <w:lang w:val="en-GB"/>
        </w:rPr>
      </w:pPr>
      <w:del w:id="71" w:author="Stephan Philips" w:date="2020-04-10T10:05:00Z">
        <w:r w:rsidDel="00A24239">
          <w:rPr>
            <w:rFonts w:ascii="Helvetica" w:hAnsi="Helvetica" w:cs="Helvetica"/>
            <w:color w:val="000000"/>
            <w:sz w:val="20"/>
            <w:szCs w:val="20"/>
            <w:lang w:val="en-GB"/>
          </w:rPr>
          <w:delText>A sketch of the lead gate method is shown in figure 1(c). In the sketch, one see</w:delText>
        </w:r>
        <w:r w:rsidR="009C3124" w:rsidDel="00A24239">
          <w:rPr>
            <w:rFonts w:ascii="Helvetica" w:hAnsi="Helvetica" w:cs="Helvetica"/>
            <w:color w:val="000000"/>
            <w:sz w:val="20"/>
            <w:szCs w:val="20"/>
            <w:lang w:val="en-GB"/>
          </w:rPr>
          <w:delText>s</w:delText>
        </w:r>
        <w:r w:rsidDel="00A24239">
          <w:rPr>
            <w:rFonts w:ascii="Helvetica" w:hAnsi="Helvetica" w:cs="Helvetica"/>
            <w:color w:val="000000"/>
            <w:sz w:val="20"/>
            <w:szCs w:val="20"/>
            <w:lang w:val="en-GB"/>
          </w:rPr>
          <w:delText xml:space="preserve"> that</w:delText>
        </w:r>
        <w:r w:rsidR="009C3124" w:rsidDel="00A24239">
          <w:rPr>
            <w:rFonts w:ascii="Helvetica" w:hAnsi="Helvetica" w:cs="Helvetica"/>
            <w:color w:val="000000"/>
            <w:sz w:val="20"/>
            <w:szCs w:val="20"/>
            <w:lang w:val="en-GB"/>
          </w:rPr>
          <w:delText xml:space="preserve"> the</w:delText>
        </w:r>
        <w:r w:rsidDel="00A24239">
          <w:rPr>
            <w:rFonts w:ascii="Helvetica" w:hAnsi="Helvetica" w:cs="Helvetica"/>
            <w:color w:val="000000"/>
            <w:sz w:val="20"/>
            <w:szCs w:val="20"/>
            <w:lang w:val="en-GB"/>
          </w:rPr>
          <w:delText xml:space="preserve"> accumulation gate is split in two parts. </w:delText>
        </w:r>
        <w:r w:rsidR="00F23730" w:rsidDel="00A24239">
          <w:rPr>
            <w:rFonts w:ascii="Helvetica" w:hAnsi="Helvetica" w:cs="Helvetica"/>
            <w:color w:val="000000"/>
            <w:sz w:val="20"/>
            <w:szCs w:val="20"/>
            <w:lang w:val="en-GB"/>
          </w:rPr>
          <w:delText>The gate</w:delText>
        </w:r>
        <w:r w:rsidDel="00A24239">
          <w:rPr>
            <w:rFonts w:ascii="Helvetica" w:hAnsi="Helvetica" w:cs="Helvetica"/>
            <w:color w:val="000000"/>
            <w:sz w:val="20"/>
            <w:szCs w:val="20"/>
            <w:lang w:val="en-GB"/>
          </w:rPr>
          <w:delText xml:space="preserve"> labelled ‘lead gate’, is used to increase the resistance to the ohmic, where </w:delText>
        </w:r>
      </w:del>
      <w:ins w:id="72" w:author="Dr. N. Samkharadze" w:date="2020-03-16T13:24:00Z">
        <w:del w:id="73" w:author="Stephan Philips" w:date="2020-04-10T10:05:00Z">
          <w:r w:rsidR="00A548A3" w:rsidDel="00A24239">
            <w:rPr>
              <w:rFonts w:ascii="Helvetica" w:hAnsi="Helvetica" w:cs="Helvetica"/>
              <w:color w:val="000000"/>
              <w:sz w:val="20"/>
              <w:szCs w:val="20"/>
              <w:lang w:val="en-GB"/>
            </w:rPr>
            <w:delText xml:space="preserve">and </w:delText>
          </w:r>
        </w:del>
      </w:ins>
      <w:del w:id="74" w:author="Stephan Philips" w:date="2020-04-10T10:05:00Z">
        <w:r w:rsidDel="00A24239">
          <w:rPr>
            <w:rFonts w:ascii="Helvetica" w:hAnsi="Helvetica" w:cs="Helvetica"/>
            <w:color w:val="000000"/>
            <w:sz w:val="20"/>
            <w:szCs w:val="20"/>
            <w:lang w:val="en-GB"/>
          </w:rPr>
          <w:delText>the gate labelled ‘accumulation gate’ is used to</w:delText>
        </w:r>
      </w:del>
      <w:ins w:id="75" w:author="Dr. N. Samkharadze" w:date="2020-03-16T13:24:00Z">
        <w:del w:id="76" w:author="Stephan Philips" w:date="2020-04-10T10:05:00Z">
          <w:r w:rsidR="00A548A3" w:rsidDel="00A24239">
            <w:rPr>
              <w:rFonts w:ascii="Helvetica" w:hAnsi="Helvetica" w:cs="Helvetica"/>
              <w:color w:val="000000"/>
              <w:sz w:val="20"/>
              <w:szCs w:val="20"/>
              <w:lang w:val="en-GB"/>
            </w:rPr>
            <w:delText xml:space="preserve"> accumulate the reservoir</w:delText>
          </w:r>
        </w:del>
      </w:ins>
      <w:ins w:id="77" w:author="Dr. N. Samkharadze" w:date="2020-03-16T13:25:00Z">
        <w:del w:id="78" w:author="Stephan Philips" w:date="2020-04-10T10:05:00Z">
          <w:r w:rsidR="00A548A3" w:rsidDel="00A24239">
            <w:rPr>
              <w:rFonts w:ascii="Helvetica" w:hAnsi="Helvetica" w:cs="Helvetica"/>
              <w:color w:val="000000"/>
              <w:sz w:val="20"/>
              <w:szCs w:val="20"/>
              <w:lang w:val="en-GB"/>
            </w:rPr>
            <w:delText xml:space="preserve"> and to</w:delText>
          </w:r>
        </w:del>
      </w:ins>
      <w:del w:id="79" w:author="Stephan Philips" w:date="2020-04-10T10:05:00Z">
        <w:r w:rsidDel="00A24239">
          <w:rPr>
            <w:rFonts w:ascii="Helvetica" w:hAnsi="Helvetica" w:cs="Helvetica"/>
            <w:color w:val="000000"/>
            <w:sz w:val="20"/>
            <w:szCs w:val="20"/>
            <w:lang w:val="en-GB"/>
          </w:rPr>
          <w:delText xml:space="preserve"> couple the RF signal</w:delText>
        </w:r>
        <w:r w:rsidR="00F23730" w:rsidDel="00A24239">
          <w:rPr>
            <w:rFonts w:ascii="Helvetica" w:hAnsi="Helvetica" w:cs="Helvetica"/>
            <w:color w:val="000000"/>
            <w:sz w:val="20"/>
            <w:szCs w:val="20"/>
            <w:lang w:val="en-GB"/>
          </w:rPr>
          <w:delText xml:space="preserve"> into the 2DEG</w:delText>
        </w:r>
        <w:r w:rsidDel="00A24239">
          <w:rPr>
            <w:rFonts w:ascii="Helvetica" w:hAnsi="Helvetica" w:cs="Helvetica"/>
            <w:color w:val="000000"/>
            <w:sz w:val="20"/>
            <w:szCs w:val="20"/>
            <w:lang w:val="en-GB"/>
          </w:rPr>
          <w:delText>.</w:delText>
        </w:r>
      </w:del>
    </w:p>
    <w:p w14:paraId="499ED9EE" w14:textId="5D16E3EB" w:rsidR="00952198" w:rsidDel="00A24239" w:rsidRDefault="00952198">
      <w:pPr>
        <w:rPr>
          <w:del w:id="80" w:author="Stephan Philips" w:date="2020-04-10T10:05:00Z"/>
          <w:rFonts w:ascii="Helvetica" w:hAnsi="Helvetica" w:cs="Helvetica"/>
          <w:color w:val="000000"/>
          <w:sz w:val="20"/>
          <w:szCs w:val="20"/>
          <w:lang w:val="en-GB"/>
        </w:rPr>
      </w:pPr>
      <w:del w:id="81" w:author="Stephan Philips" w:date="2020-04-10T10:05:00Z">
        <w:r w:rsidDel="00A24239">
          <w:rPr>
            <w:rFonts w:ascii="Helvetica" w:hAnsi="Helvetica" w:cs="Helvetica"/>
            <w:color w:val="000000"/>
            <w:sz w:val="20"/>
            <w:szCs w:val="20"/>
            <w:lang w:val="en-GB"/>
          </w:rPr>
          <w:delText xml:space="preserve">We connect the inductor for the RF readout to the </w:delText>
        </w:r>
        <w:r w:rsidR="00F23730" w:rsidDel="00A24239">
          <w:rPr>
            <w:rFonts w:ascii="Helvetica" w:hAnsi="Helvetica" w:cs="Helvetica"/>
            <w:color w:val="000000"/>
            <w:sz w:val="20"/>
            <w:szCs w:val="20"/>
            <w:lang w:val="en-GB"/>
          </w:rPr>
          <w:delText>‘</w:delText>
        </w:r>
        <w:r w:rsidDel="00A24239">
          <w:rPr>
            <w:rFonts w:ascii="Helvetica" w:hAnsi="Helvetica" w:cs="Helvetica"/>
            <w:color w:val="000000"/>
            <w:sz w:val="20"/>
            <w:szCs w:val="20"/>
            <w:lang w:val="en-GB"/>
          </w:rPr>
          <w:delText>accumulation gate</w:delText>
        </w:r>
        <w:r w:rsidR="00F23730" w:rsidDel="00A24239">
          <w:rPr>
            <w:rFonts w:ascii="Helvetica" w:hAnsi="Helvetica" w:cs="Helvetica"/>
            <w:color w:val="000000"/>
            <w:sz w:val="20"/>
            <w:szCs w:val="20"/>
            <w:lang w:val="en-GB"/>
          </w:rPr>
          <w:delText>’</w:delText>
        </w:r>
        <w:r w:rsidDel="00A24239">
          <w:rPr>
            <w:rFonts w:ascii="Helvetica" w:hAnsi="Helvetica" w:cs="Helvetica"/>
            <w:color w:val="000000"/>
            <w:sz w:val="20"/>
            <w:szCs w:val="20"/>
            <w:lang w:val="en-GB"/>
          </w:rPr>
          <w:delText xml:space="preserve">. </w:delText>
        </w:r>
        <w:r w:rsidR="00F23730" w:rsidDel="00A24239">
          <w:rPr>
            <w:rFonts w:ascii="Helvetica" w:hAnsi="Helvetica" w:cs="Helvetica"/>
            <w:color w:val="000000"/>
            <w:sz w:val="20"/>
            <w:szCs w:val="20"/>
            <w:lang w:val="en-GB"/>
          </w:rPr>
          <w:delText>There the signal travels through the</w:delText>
        </w:r>
        <w:r w:rsidR="002F084B" w:rsidDel="00A24239">
          <w:rPr>
            <w:rFonts w:ascii="Helvetica" w:hAnsi="Helvetica" w:cs="Helvetica"/>
            <w:color w:val="000000"/>
            <w:sz w:val="20"/>
            <w:szCs w:val="20"/>
            <w:lang w:val="en-GB"/>
          </w:rPr>
          <w:delText xml:space="preserve"> accumulation</w:delText>
        </w:r>
        <w:r w:rsidR="00F23730" w:rsidDel="00A24239">
          <w:rPr>
            <w:rFonts w:ascii="Helvetica" w:hAnsi="Helvetica" w:cs="Helvetica"/>
            <w:color w:val="000000"/>
            <w:sz w:val="20"/>
            <w:szCs w:val="20"/>
            <w:lang w:val="en-GB"/>
          </w:rPr>
          <w:delText xml:space="preserve"> gate</w:delText>
        </w:r>
        <w:r w:rsidR="009C3124" w:rsidDel="00A24239">
          <w:rPr>
            <w:rFonts w:ascii="Helvetica" w:hAnsi="Helvetica" w:cs="Helvetica"/>
            <w:color w:val="000000"/>
            <w:sz w:val="20"/>
            <w:szCs w:val="20"/>
            <w:lang w:val="en-GB"/>
          </w:rPr>
          <w:delText xml:space="preserve"> and then </w:delText>
        </w:r>
        <w:r w:rsidR="00F23730" w:rsidDel="00A24239">
          <w:rPr>
            <w:rFonts w:ascii="Helvetica" w:hAnsi="Helvetica" w:cs="Helvetica"/>
            <w:color w:val="000000"/>
            <w:sz w:val="20"/>
            <w:szCs w:val="20"/>
            <w:lang w:val="en-GB"/>
          </w:rPr>
          <w:delText xml:space="preserve">couples capacitively into the 2DEG. </w:delText>
        </w:r>
        <w:r w:rsidR="009C3124" w:rsidDel="00A24239">
          <w:rPr>
            <w:rFonts w:ascii="Helvetica" w:hAnsi="Helvetica" w:cs="Helvetica"/>
            <w:color w:val="000000"/>
            <w:sz w:val="20"/>
            <w:szCs w:val="20"/>
            <w:lang w:val="en-GB"/>
          </w:rPr>
          <w:delText>After that t</w:delText>
        </w:r>
        <w:r w:rsidR="00F23730" w:rsidDel="00A24239">
          <w:rPr>
            <w:rFonts w:ascii="Helvetica" w:hAnsi="Helvetica" w:cs="Helvetica"/>
            <w:color w:val="000000"/>
            <w:sz w:val="20"/>
            <w:szCs w:val="20"/>
            <w:lang w:val="en-GB"/>
          </w:rPr>
          <w:delText>he signal reaches the ohmic and</w:delText>
        </w:r>
        <w:r w:rsidR="009C3124" w:rsidDel="00A24239">
          <w:rPr>
            <w:rFonts w:ascii="Helvetica" w:hAnsi="Helvetica" w:cs="Helvetica"/>
            <w:color w:val="000000"/>
            <w:sz w:val="20"/>
            <w:szCs w:val="20"/>
            <w:lang w:val="en-GB"/>
          </w:rPr>
          <w:delText xml:space="preserve"> the</w:delText>
        </w:r>
        <w:r w:rsidR="00F23730" w:rsidDel="00A24239">
          <w:rPr>
            <w:rFonts w:ascii="Helvetica" w:hAnsi="Helvetica" w:cs="Helvetica"/>
            <w:color w:val="000000"/>
            <w:sz w:val="20"/>
            <w:szCs w:val="20"/>
            <w:lang w:val="en-GB"/>
          </w:rPr>
          <w:delText xml:space="preserve"> sensing dot. The path to the ohmic is blocked by the lead gate (weakly accumulated, R </w:delText>
        </w:r>
      </w:del>
      <w:ins w:id="82" w:author="Dr. N. Samkharadze" w:date="2020-03-16T13:30:00Z">
        <w:del w:id="83" w:author="Stephan Philips" w:date="2020-04-10T10:05:00Z">
          <w:r w:rsidR="00A548A3" w:rsidDel="00A24239">
            <w:rPr>
              <w:rFonts w:ascii="Helvetica" w:hAnsi="Helvetica" w:cs="Helvetica"/>
              <w:color w:val="000000"/>
              <w:sz w:val="20"/>
              <w:szCs w:val="20"/>
              <w:lang w:val="en-GB"/>
            </w:rPr>
            <w:delText>&gt;</w:delText>
          </w:r>
        </w:del>
      </w:ins>
      <w:del w:id="84" w:author="Stephan Philips" w:date="2020-04-10T10:05:00Z">
        <w:r w:rsidR="00F23730" w:rsidDel="00A24239">
          <w:rPr>
            <w:rFonts w:ascii="Helvetica" w:hAnsi="Helvetica" w:cs="Helvetica"/>
            <w:color w:val="000000"/>
            <w:sz w:val="20"/>
            <w:szCs w:val="20"/>
            <w:lang w:val="en-GB"/>
          </w:rPr>
          <w:delText>~ 1</w:delText>
        </w:r>
        <w:r w:rsidR="009C3124" w:rsidDel="00A24239">
          <w:rPr>
            <w:rFonts w:ascii="Helvetica" w:hAnsi="Helvetica" w:cs="Helvetica"/>
            <w:color w:val="000000"/>
            <w:sz w:val="20"/>
            <w:szCs w:val="20"/>
            <w:lang w:val="en-GB"/>
          </w:rPr>
          <w:delText>0</w:delText>
        </w:r>
        <w:r w:rsidR="00F23730" w:rsidDel="00A24239">
          <w:rPr>
            <w:rFonts w:ascii="Helvetica" w:hAnsi="Helvetica" w:cs="Helvetica"/>
            <w:color w:val="000000"/>
            <w:sz w:val="20"/>
            <w:szCs w:val="20"/>
            <w:lang w:val="en-GB"/>
          </w:rPr>
          <w:delText>MOhm). In case of matching, the signal is dissipated in the sensing dot</w:delText>
        </w:r>
        <w:r w:rsidR="002F084B" w:rsidDel="00A24239">
          <w:rPr>
            <w:rFonts w:ascii="Helvetica" w:hAnsi="Helvetica" w:cs="Helvetica"/>
            <w:color w:val="000000"/>
            <w:sz w:val="20"/>
            <w:szCs w:val="20"/>
            <w:lang w:val="en-GB"/>
          </w:rPr>
          <w:delText>, otherwise</w:delText>
        </w:r>
        <w:r w:rsidR="009C3124" w:rsidDel="00A24239">
          <w:rPr>
            <w:rFonts w:ascii="Helvetica" w:hAnsi="Helvetica" w:cs="Helvetica"/>
            <w:color w:val="000000"/>
            <w:sz w:val="20"/>
            <w:szCs w:val="20"/>
            <w:lang w:val="en-GB"/>
          </w:rPr>
          <w:delText xml:space="preserve"> it is</w:delText>
        </w:r>
        <w:r w:rsidR="002F084B" w:rsidDel="00A24239">
          <w:rPr>
            <w:rFonts w:ascii="Helvetica" w:hAnsi="Helvetica" w:cs="Helvetica"/>
            <w:color w:val="000000"/>
            <w:sz w:val="20"/>
            <w:szCs w:val="20"/>
            <w:lang w:val="en-GB"/>
          </w:rPr>
          <w:delText xml:space="preserve"> reflected</w:delText>
        </w:r>
        <w:r w:rsidR="00F23730" w:rsidDel="00A24239">
          <w:rPr>
            <w:rFonts w:ascii="Helvetica" w:hAnsi="Helvetica" w:cs="Helvetica"/>
            <w:color w:val="000000"/>
            <w:sz w:val="20"/>
            <w:szCs w:val="20"/>
            <w:lang w:val="en-GB"/>
          </w:rPr>
          <w:delText>.</w:delText>
        </w:r>
      </w:del>
      <w:ins w:id="85" w:author="Dr. N. Samkharadze" w:date="2020-03-16T15:49:00Z">
        <w:del w:id="86" w:author="Stephan Philips" w:date="2020-04-10T10:05:00Z">
          <w:r w:rsidR="00893974" w:rsidDel="00A24239">
            <w:rPr>
              <w:rFonts w:ascii="Helvetica" w:hAnsi="Helvetica" w:cs="Helvetica"/>
              <w:color w:val="000000"/>
              <w:sz w:val="20"/>
              <w:szCs w:val="20"/>
              <w:lang w:val="en-GB"/>
            </w:rPr>
            <w:delText>&gt;&gt;&gt;&gt;&gt;&gt;&gt;</w:delText>
          </w:r>
        </w:del>
      </w:ins>
    </w:p>
    <w:p w14:paraId="1870D99B" w14:textId="27C4F769" w:rsidR="009147EF" w:rsidRDefault="009147EF">
      <w:pPr>
        <w:rPr>
          <w:ins w:id="87" w:author="Dr. N. Samkharadze" w:date="2020-03-16T16:37:00Z"/>
          <w:rFonts w:ascii="Helvetica" w:hAnsi="Helvetica" w:cs="Helvetica"/>
          <w:color w:val="000000"/>
          <w:sz w:val="20"/>
          <w:szCs w:val="20"/>
          <w:lang w:val="en-GB"/>
        </w:rPr>
      </w:pPr>
    </w:p>
    <w:p w14:paraId="577E2D7F" w14:textId="4B478A2C" w:rsidR="00FB673C" w:rsidRDefault="009147EF" w:rsidP="00FB673C">
      <w:pPr>
        <w:rPr>
          <w:ins w:id="88" w:author="Dr. N. Samkharadze" w:date="2020-03-16T17:21:00Z"/>
          <w:rFonts w:ascii="Helvetica" w:hAnsi="Helvetica" w:cs="Helvetica"/>
          <w:color w:val="000000"/>
          <w:sz w:val="20"/>
          <w:szCs w:val="20"/>
          <w:lang w:val="en-GB"/>
        </w:rPr>
      </w:pPr>
      <w:ins w:id="89" w:author="Dr. N. Samkharadze" w:date="2020-03-16T16:37:00Z">
        <w:r>
          <w:rPr>
            <w:rFonts w:ascii="Helvetica" w:hAnsi="Helvetica" w:cs="Helvetica"/>
            <w:color w:val="000000"/>
            <w:sz w:val="20"/>
            <w:szCs w:val="20"/>
            <w:lang w:val="en-GB"/>
          </w:rPr>
          <w:t>To</w:t>
        </w:r>
      </w:ins>
      <w:ins w:id="90" w:author="Dr. N. Samkharadze" w:date="2020-03-16T16:39:00Z">
        <w:r>
          <w:rPr>
            <w:rFonts w:ascii="Helvetica" w:hAnsi="Helvetica" w:cs="Helvetica"/>
            <w:color w:val="000000"/>
            <w:sz w:val="20"/>
            <w:szCs w:val="20"/>
            <w:lang w:val="en-GB"/>
          </w:rPr>
          <w:t xml:space="preserve"> </w:t>
        </w:r>
      </w:ins>
      <w:ins w:id="91" w:author="Dr. N. Samkharadze" w:date="2020-03-16T16:49:00Z">
        <w:r w:rsidR="000B528A">
          <w:rPr>
            <w:rFonts w:ascii="Helvetica" w:hAnsi="Helvetica" w:cs="Helvetica"/>
            <w:color w:val="000000"/>
            <w:sz w:val="20"/>
            <w:szCs w:val="20"/>
            <w:lang w:val="en-GB"/>
          </w:rPr>
          <w:t xml:space="preserve">explore the working </w:t>
        </w:r>
      </w:ins>
      <w:ins w:id="92" w:author="Dr. N. Samkharadze" w:date="2020-03-16T16:50:00Z">
        <w:r w:rsidR="000B528A">
          <w:rPr>
            <w:rFonts w:ascii="Helvetica" w:hAnsi="Helvetica" w:cs="Helvetica"/>
            <w:color w:val="000000"/>
            <w:sz w:val="20"/>
            <w:szCs w:val="20"/>
            <w:lang w:val="en-GB"/>
          </w:rPr>
          <w:t>limits of the lead gate approach</w:t>
        </w:r>
      </w:ins>
      <w:ins w:id="93" w:author="Dr. N. Samkharadze" w:date="2020-03-16T16:38:00Z">
        <w:r>
          <w:rPr>
            <w:rFonts w:ascii="Helvetica" w:hAnsi="Helvetica" w:cs="Helvetica"/>
            <w:color w:val="000000"/>
            <w:sz w:val="20"/>
            <w:szCs w:val="20"/>
            <w:lang w:val="en-GB"/>
          </w:rPr>
          <w:t xml:space="preserve">, we </w:t>
        </w:r>
      </w:ins>
      <w:ins w:id="94" w:author="Dr. N. Samkharadze" w:date="2020-03-16T16:46:00Z">
        <w:r>
          <w:rPr>
            <w:rFonts w:ascii="Helvetica" w:hAnsi="Helvetica" w:cs="Helvetica"/>
            <w:color w:val="000000"/>
            <w:sz w:val="20"/>
            <w:szCs w:val="20"/>
            <w:lang w:val="en-GB"/>
          </w:rPr>
          <w:t>simulated</w:t>
        </w:r>
      </w:ins>
      <w:ins w:id="95" w:author="Dr. N. Samkharadze" w:date="2020-03-16T16:50:00Z">
        <w:r w:rsidR="000B528A">
          <w:rPr>
            <w:rFonts w:ascii="Helvetica" w:hAnsi="Helvetica" w:cs="Helvetica"/>
            <w:color w:val="000000"/>
            <w:sz w:val="20"/>
            <w:szCs w:val="20"/>
            <w:lang w:val="en-GB"/>
          </w:rPr>
          <w:t xml:space="preserve"> t</w:t>
        </w:r>
      </w:ins>
      <w:ins w:id="96" w:author="Dr. N. Samkharadze" w:date="2020-03-16T16:51:00Z">
        <w:r w:rsidR="000B528A">
          <w:rPr>
            <w:rFonts w:ascii="Helvetica" w:hAnsi="Helvetica" w:cs="Helvetica"/>
            <w:color w:val="000000"/>
            <w:sz w:val="20"/>
            <w:szCs w:val="20"/>
            <w:lang w:val="en-GB"/>
          </w:rPr>
          <w:t>h</w:t>
        </w:r>
      </w:ins>
      <w:ins w:id="97" w:author="Dr. N. Samkharadze" w:date="2020-03-16T16:50:00Z">
        <w:r w:rsidR="000B528A">
          <w:rPr>
            <w:rFonts w:ascii="Helvetica" w:hAnsi="Helvetica" w:cs="Helvetica"/>
            <w:color w:val="000000"/>
            <w:sz w:val="20"/>
            <w:szCs w:val="20"/>
            <w:lang w:val="en-GB"/>
          </w:rPr>
          <w:t>e</w:t>
        </w:r>
      </w:ins>
      <w:ins w:id="98" w:author="Dr. N. Samkharadze" w:date="2020-03-16T16:51:00Z">
        <w:r w:rsidR="000B528A">
          <w:rPr>
            <w:rFonts w:ascii="Helvetica" w:hAnsi="Helvetica" w:cs="Helvetica"/>
            <w:color w:val="000000"/>
            <w:sz w:val="20"/>
            <w:szCs w:val="20"/>
            <w:lang w:val="en-GB"/>
          </w:rPr>
          <w:t xml:space="preserve"> resonance frequency and the matching sensing dot resistance</w:t>
        </w:r>
      </w:ins>
      <w:ins w:id="99" w:author="Dr. N. Samkharadze" w:date="2020-03-16T16:50:00Z">
        <w:r w:rsidR="000B528A">
          <w:rPr>
            <w:rFonts w:ascii="Helvetica" w:hAnsi="Helvetica" w:cs="Helvetica"/>
            <w:color w:val="000000"/>
            <w:sz w:val="20"/>
            <w:szCs w:val="20"/>
            <w:lang w:val="en-GB"/>
          </w:rPr>
          <w:t xml:space="preserve"> </w:t>
        </w:r>
      </w:ins>
      <w:ins w:id="100" w:author="Dr. N. Samkharadze" w:date="2020-03-16T16:51:00Z">
        <w:r w:rsidR="000B528A">
          <w:rPr>
            <w:rFonts w:ascii="Helvetica" w:hAnsi="Helvetica" w:cs="Helvetica"/>
            <w:color w:val="000000"/>
            <w:sz w:val="20"/>
            <w:szCs w:val="20"/>
            <w:lang w:val="en-GB"/>
          </w:rPr>
          <w:t xml:space="preserve">of the </w:t>
        </w:r>
      </w:ins>
      <w:ins w:id="101" w:author="Dr. N. Samkharadze" w:date="2020-03-16T16:50:00Z">
        <w:r w:rsidR="000B528A">
          <w:rPr>
            <w:rFonts w:ascii="Helvetica" w:hAnsi="Helvetica" w:cs="Helvetica"/>
            <w:color w:val="000000"/>
            <w:sz w:val="20"/>
            <w:szCs w:val="20"/>
            <w:lang w:val="en-GB"/>
          </w:rPr>
          <w:t xml:space="preserve">circuit </w:t>
        </w:r>
      </w:ins>
      <w:ins w:id="102" w:author="Dr. N. Samkharadze" w:date="2020-03-16T16:52:00Z">
        <w:r w:rsidR="000B528A">
          <w:rPr>
            <w:rFonts w:ascii="Helvetica" w:hAnsi="Helvetica" w:cs="Helvetica"/>
            <w:color w:val="000000"/>
            <w:sz w:val="20"/>
            <w:szCs w:val="20"/>
            <w:lang w:val="en-GB"/>
          </w:rPr>
          <w:t xml:space="preserve">in </w:t>
        </w:r>
      </w:ins>
      <w:ins w:id="103" w:author="Dr. N. Samkharadze" w:date="2020-03-16T16:51:00Z">
        <w:r w:rsidR="000B528A">
          <w:rPr>
            <w:rFonts w:ascii="Helvetica" w:hAnsi="Helvetica" w:cs="Helvetica"/>
            <w:color w:val="000000"/>
            <w:sz w:val="20"/>
            <w:szCs w:val="20"/>
            <w:lang w:val="en-GB"/>
          </w:rPr>
          <w:t>figure 1(c)</w:t>
        </w:r>
      </w:ins>
      <w:ins w:id="104" w:author="Dr. N. Samkharadze" w:date="2020-03-16T16:47:00Z">
        <w:r w:rsidR="000B528A">
          <w:rPr>
            <w:rFonts w:ascii="Helvetica" w:hAnsi="Helvetica" w:cs="Helvetica"/>
            <w:color w:val="000000"/>
            <w:sz w:val="20"/>
            <w:szCs w:val="20"/>
            <w:lang w:val="en-GB"/>
          </w:rPr>
          <w:t>, while</w:t>
        </w:r>
      </w:ins>
      <w:ins w:id="105" w:author="Dr. N. Samkharadze" w:date="2020-03-16T16:39:00Z">
        <w:r>
          <w:rPr>
            <w:rFonts w:ascii="Helvetica" w:hAnsi="Helvetica" w:cs="Helvetica"/>
            <w:color w:val="000000"/>
            <w:sz w:val="20"/>
            <w:szCs w:val="20"/>
            <w:lang w:val="en-GB"/>
          </w:rPr>
          <w:t xml:space="preserve"> varying the </w:t>
        </w:r>
      </w:ins>
      <w:ins w:id="106" w:author="Dr. N. Samkharadze" w:date="2020-03-16T16:40:00Z">
        <w:r>
          <w:rPr>
            <w:rFonts w:ascii="Helvetica" w:hAnsi="Helvetica" w:cs="Helvetica"/>
            <w:color w:val="000000"/>
            <w:sz w:val="20"/>
            <w:szCs w:val="20"/>
            <w:lang w:val="en-GB"/>
          </w:rPr>
          <w:t>parasitic capacitance</w:t>
        </w:r>
      </w:ins>
      <w:ins w:id="107" w:author="Dr. N. Samkharadze" w:date="2020-03-16T16:48:00Z">
        <w:r w:rsidR="000B528A">
          <w:rPr>
            <w:rFonts w:ascii="Helvetica" w:hAnsi="Helvetica" w:cs="Helvetica"/>
            <w:color w:val="000000"/>
            <w:sz w:val="20"/>
            <w:szCs w:val="20"/>
            <w:lang w:val="en-GB"/>
          </w:rPr>
          <w:t xml:space="preserve"> and the inductance</w:t>
        </w:r>
      </w:ins>
      <w:ins w:id="108" w:author="Dr. N. Samkharadze" w:date="2020-03-16T16:56:00Z">
        <w:r w:rsidR="000B528A">
          <w:rPr>
            <w:rFonts w:ascii="Helvetica" w:hAnsi="Helvetica" w:cs="Helvetica"/>
            <w:color w:val="000000"/>
            <w:sz w:val="20"/>
            <w:szCs w:val="20"/>
            <w:lang w:val="en-GB"/>
          </w:rPr>
          <w:t xml:space="preserve"> (figure 3)</w:t>
        </w:r>
      </w:ins>
      <w:ins w:id="109" w:author="Dr. N. Samkharadze" w:date="2020-03-16T16:40:00Z">
        <w:r>
          <w:rPr>
            <w:rFonts w:ascii="Helvetica" w:hAnsi="Helvetica" w:cs="Helvetica"/>
            <w:color w:val="000000"/>
            <w:sz w:val="20"/>
            <w:szCs w:val="20"/>
            <w:lang w:val="en-GB"/>
          </w:rPr>
          <w:t>.</w:t>
        </w:r>
      </w:ins>
      <w:ins w:id="110" w:author="Dr. N. Samkharadze" w:date="2020-03-16T17:02:00Z">
        <w:r w:rsidR="0010235E">
          <w:rPr>
            <w:rFonts w:ascii="Helvetica" w:hAnsi="Helvetica" w:cs="Helvetica"/>
            <w:color w:val="000000"/>
            <w:sz w:val="20"/>
            <w:szCs w:val="20"/>
            <w:lang w:val="en-GB"/>
          </w:rPr>
          <w:t xml:space="preserve"> </w:t>
        </w:r>
      </w:ins>
      <w:ins w:id="111" w:author="Dr. N. Samkharadze" w:date="2020-03-16T17:17:00Z">
        <w:r w:rsidR="00FB673C">
          <w:rPr>
            <w:rFonts w:ascii="Helvetica" w:hAnsi="Helvetica" w:cs="Helvetica"/>
            <w:color w:val="000000"/>
            <w:sz w:val="20"/>
            <w:szCs w:val="20"/>
            <w:lang w:val="en-GB"/>
          </w:rPr>
          <w:t xml:space="preserve">To aid us in choosing the </w:t>
        </w:r>
      </w:ins>
      <w:ins w:id="112" w:author="Dr. N. Samkharadze" w:date="2020-03-16T17:18:00Z">
        <w:r w:rsidR="00FB673C">
          <w:rPr>
            <w:rFonts w:ascii="Helvetica" w:hAnsi="Helvetica" w:cs="Helvetica"/>
            <w:color w:val="000000"/>
            <w:sz w:val="20"/>
            <w:szCs w:val="20"/>
            <w:lang w:val="en-GB"/>
          </w:rPr>
          <w:t xml:space="preserve">values for our circuit components, we define a desired range of the matching resistance to be </w:t>
        </w:r>
      </w:ins>
      <w:ins w:id="113" w:author="Dr. N. Samkharadze" w:date="2020-03-16T17:19:00Z">
        <w:r w:rsidR="00FB673C">
          <w:rPr>
            <w:rFonts w:ascii="Helvetica" w:hAnsi="Helvetica" w:cs="Helvetica"/>
            <w:color w:val="000000"/>
            <w:sz w:val="20"/>
            <w:szCs w:val="20"/>
            <w:lang w:val="en-GB"/>
          </w:rPr>
          <w:t>between 100kOhm and 1MOhm, typical resistance values for sensing dots in Si/</w:t>
        </w:r>
        <w:proofErr w:type="spellStart"/>
        <w:r w:rsidR="00FB673C">
          <w:rPr>
            <w:rFonts w:ascii="Helvetica" w:hAnsi="Helvetica" w:cs="Helvetica"/>
            <w:color w:val="000000"/>
            <w:sz w:val="20"/>
            <w:szCs w:val="20"/>
            <w:lang w:val="en-GB"/>
          </w:rPr>
          <w:t>SiGe</w:t>
        </w:r>
        <w:proofErr w:type="spellEnd"/>
        <w:r w:rsidR="00FB673C">
          <w:rPr>
            <w:rFonts w:ascii="Helvetica" w:hAnsi="Helvetica" w:cs="Helvetica"/>
            <w:color w:val="000000"/>
            <w:sz w:val="20"/>
            <w:szCs w:val="20"/>
            <w:lang w:val="en-GB"/>
          </w:rPr>
          <w:t xml:space="preserve">. Moreover, </w:t>
        </w:r>
      </w:ins>
      <w:ins w:id="114" w:author="Dr. N. Samkharadze" w:date="2020-03-16T17:20:00Z">
        <w:r w:rsidR="00FB673C">
          <w:rPr>
            <w:rFonts w:ascii="Helvetica" w:hAnsi="Helvetica" w:cs="Helvetica"/>
            <w:color w:val="000000"/>
            <w:sz w:val="20"/>
            <w:szCs w:val="20"/>
            <w:lang w:val="en-GB"/>
          </w:rPr>
          <w:t>we limit the resonan</w:t>
        </w:r>
      </w:ins>
      <w:ins w:id="115" w:author="Dr. N. Samkharadze" w:date="2020-04-07T14:43:00Z">
        <w:r w:rsidR="002D701B">
          <w:rPr>
            <w:rFonts w:ascii="Helvetica" w:hAnsi="Helvetica" w:cs="Helvetica"/>
            <w:color w:val="000000"/>
            <w:sz w:val="20"/>
            <w:szCs w:val="20"/>
            <w:lang w:val="en-GB"/>
          </w:rPr>
          <w:t>ce</w:t>
        </w:r>
      </w:ins>
      <w:ins w:id="116" w:author="Dr. N. Samkharadze" w:date="2020-03-16T17:20:00Z">
        <w:r w:rsidR="00FB673C">
          <w:rPr>
            <w:rFonts w:ascii="Helvetica" w:hAnsi="Helvetica" w:cs="Helvetica"/>
            <w:color w:val="000000"/>
            <w:sz w:val="20"/>
            <w:szCs w:val="20"/>
            <w:lang w:val="en-GB"/>
          </w:rPr>
          <w:t xml:space="preserve"> frequency of the matching circuit to above 100MHz, within the </w:t>
        </w:r>
      </w:ins>
      <w:ins w:id="117" w:author="Dr. N. Samkharadze" w:date="2020-03-16T17:21:00Z">
        <w:r w:rsidR="00FB673C">
          <w:rPr>
            <w:rFonts w:ascii="Helvetica" w:hAnsi="Helvetica" w:cs="Helvetica"/>
            <w:color w:val="000000"/>
            <w:sz w:val="20"/>
            <w:szCs w:val="20"/>
            <w:lang w:val="en-GB"/>
          </w:rPr>
          <w:t>range</w:t>
        </w:r>
      </w:ins>
      <w:ins w:id="118" w:author="Dr. N. Samkharadze" w:date="2020-03-16T17:20:00Z">
        <w:r w:rsidR="00FB673C">
          <w:rPr>
            <w:rFonts w:ascii="Helvetica" w:hAnsi="Helvetica" w:cs="Helvetica"/>
            <w:color w:val="000000"/>
            <w:sz w:val="20"/>
            <w:szCs w:val="20"/>
            <w:lang w:val="en-GB"/>
          </w:rPr>
          <w:t xml:space="preserve"> of widely ava</w:t>
        </w:r>
      </w:ins>
      <w:ins w:id="119" w:author="Dr. N. Samkharadze" w:date="2020-03-16T17:21:00Z">
        <w:r w:rsidR="00FB673C">
          <w:rPr>
            <w:rFonts w:ascii="Helvetica" w:hAnsi="Helvetica" w:cs="Helvetica"/>
            <w:color w:val="000000"/>
            <w:sz w:val="20"/>
            <w:szCs w:val="20"/>
            <w:lang w:val="en-GB"/>
          </w:rPr>
          <w:t xml:space="preserve">ilable </w:t>
        </w:r>
      </w:ins>
      <w:ins w:id="120" w:author="Dr. N. Samkharadze" w:date="2020-03-16T17:20:00Z">
        <w:r w:rsidR="00FB673C">
          <w:rPr>
            <w:rFonts w:ascii="Helvetica" w:hAnsi="Helvetica" w:cs="Helvetica"/>
            <w:color w:val="000000"/>
            <w:sz w:val="20"/>
            <w:szCs w:val="20"/>
            <w:lang w:val="en-GB"/>
          </w:rPr>
          <w:t xml:space="preserve">cryogenic </w:t>
        </w:r>
      </w:ins>
      <w:ins w:id="121" w:author="Dr. N. Samkharadze" w:date="2020-03-16T17:21:00Z">
        <w:r w:rsidR="00FB673C">
          <w:rPr>
            <w:rFonts w:ascii="Helvetica" w:hAnsi="Helvetica" w:cs="Helvetica"/>
            <w:color w:val="000000"/>
            <w:sz w:val="20"/>
            <w:szCs w:val="20"/>
            <w:lang w:val="en-GB"/>
          </w:rPr>
          <w:t>co</w:t>
        </w:r>
      </w:ins>
      <w:ins w:id="122" w:author="Dr. N. Samkharadze" w:date="2020-03-16T17:35:00Z">
        <w:r w:rsidR="00F35C88">
          <w:rPr>
            <w:rFonts w:ascii="Helvetica" w:hAnsi="Helvetica" w:cs="Helvetica"/>
            <w:color w:val="000000"/>
            <w:sz w:val="20"/>
            <w:szCs w:val="20"/>
            <w:lang w:val="en-GB"/>
          </w:rPr>
          <w:t>m</w:t>
        </w:r>
      </w:ins>
      <w:ins w:id="123" w:author="Dr. N. Samkharadze" w:date="2020-03-16T17:21:00Z">
        <w:r w:rsidR="00FB673C">
          <w:rPr>
            <w:rFonts w:ascii="Helvetica" w:hAnsi="Helvetica" w:cs="Helvetica"/>
            <w:color w:val="000000"/>
            <w:sz w:val="20"/>
            <w:szCs w:val="20"/>
            <w:lang w:val="en-GB"/>
          </w:rPr>
          <w:t>ponents</w:t>
        </w:r>
      </w:ins>
      <w:ins w:id="124" w:author="Dr. N. Samkharadze" w:date="2020-03-16T17:20:00Z">
        <w:r w:rsidR="00FB673C">
          <w:rPr>
            <w:rFonts w:ascii="Helvetica" w:hAnsi="Helvetica" w:cs="Helvetica"/>
            <w:color w:val="000000"/>
            <w:sz w:val="20"/>
            <w:szCs w:val="20"/>
            <w:lang w:val="en-GB"/>
          </w:rPr>
          <w:t>.</w:t>
        </w:r>
      </w:ins>
      <w:ins w:id="125" w:author="Dr. N. Samkharadze" w:date="2020-03-16T17:21:00Z">
        <w:r w:rsidR="00FB673C">
          <w:rPr>
            <w:rFonts w:ascii="Helvetica" w:hAnsi="Helvetica" w:cs="Helvetica"/>
            <w:color w:val="000000"/>
            <w:sz w:val="20"/>
            <w:szCs w:val="20"/>
            <w:lang w:val="en-GB"/>
          </w:rPr>
          <w:t xml:space="preserve"> From the simulation results (figure 3 (a) and (b)), we </w:t>
        </w:r>
      </w:ins>
      <w:ins w:id="126" w:author="Dr. N. Samkharadze" w:date="2020-03-16T17:36:00Z">
        <w:r w:rsidR="00F35C88">
          <w:rPr>
            <w:rFonts w:ascii="Helvetica" w:hAnsi="Helvetica" w:cs="Helvetica"/>
            <w:color w:val="000000"/>
            <w:sz w:val="20"/>
            <w:szCs w:val="20"/>
            <w:lang w:val="en-GB"/>
          </w:rPr>
          <w:t>find</w:t>
        </w:r>
      </w:ins>
      <w:ins w:id="127" w:author="Dr. N. Samkharadze" w:date="2020-03-16T17:21:00Z">
        <w:r w:rsidR="00FB673C">
          <w:rPr>
            <w:rFonts w:ascii="Helvetica" w:hAnsi="Helvetica" w:cs="Helvetica"/>
            <w:color w:val="000000"/>
            <w:sz w:val="20"/>
            <w:szCs w:val="20"/>
            <w:lang w:val="en-GB"/>
          </w:rPr>
          <w:t xml:space="preserve"> that there is a rather large parameter space to achieve </w:t>
        </w:r>
      </w:ins>
      <w:ins w:id="128" w:author="Dr. N. Samkharadze" w:date="2020-03-16T17:22:00Z">
        <w:r w:rsidR="00FB673C">
          <w:rPr>
            <w:rFonts w:ascii="Helvetica" w:hAnsi="Helvetica" w:cs="Helvetica"/>
            <w:color w:val="000000"/>
            <w:sz w:val="20"/>
            <w:szCs w:val="20"/>
            <w:lang w:val="en-GB"/>
          </w:rPr>
          <w:t>the desired</w:t>
        </w:r>
      </w:ins>
      <w:ins w:id="129" w:author="Dr. N. Samkharadze" w:date="2020-03-16T17:21:00Z">
        <w:r w:rsidR="00FB673C">
          <w:rPr>
            <w:rFonts w:ascii="Helvetica" w:hAnsi="Helvetica" w:cs="Helvetica"/>
            <w:color w:val="000000"/>
            <w:sz w:val="20"/>
            <w:szCs w:val="20"/>
            <w:lang w:val="en-GB"/>
          </w:rPr>
          <w:t xml:space="preserve"> matching condition.</w:t>
        </w:r>
      </w:ins>
    </w:p>
    <w:p w14:paraId="1F8A2C22" w14:textId="27A09B9A" w:rsidR="001C2C80" w:rsidRDefault="001C2C80">
      <w:pPr>
        <w:rPr>
          <w:ins w:id="130" w:author="Dr. N. Samkharadze" w:date="2020-03-16T17:15:00Z"/>
          <w:rFonts w:ascii="Helvetica" w:hAnsi="Helvetica" w:cs="Helvetica"/>
          <w:color w:val="000000"/>
          <w:sz w:val="20"/>
          <w:szCs w:val="20"/>
          <w:lang w:val="en-GB"/>
        </w:rPr>
      </w:pPr>
    </w:p>
    <w:p w14:paraId="718F8024" w14:textId="79B02380" w:rsidR="00936926" w:rsidDel="00A24239" w:rsidRDefault="001C2C80">
      <w:pPr>
        <w:rPr>
          <w:ins w:id="131" w:author="Dr. N. Samkharadze" w:date="2020-03-16T16:25:00Z"/>
          <w:del w:id="132" w:author="Stephan Philips" w:date="2020-04-10T10:06:00Z"/>
          <w:rFonts w:ascii="Helvetica" w:hAnsi="Helvetica" w:cs="Helvetica"/>
          <w:color w:val="000000"/>
          <w:sz w:val="20"/>
          <w:szCs w:val="20"/>
          <w:lang w:val="en-GB"/>
        </w:rPr>
      </w:pPr>
      <w:ins w:id="133" w:author="Dr. N. Samkharadze" w:date="2020-03-16T17:07:00Z">
        <w:del w:id="134" w:author="Stephan Philips" w:date="2020-04-10T10:06:00Z">
          <w:r w:rsidDel="00A24239">
            <w:rPr>
              <w:rFonts w:ascii="Helvetica" w:hAnsi="Helvetica" w:cs="Helvetica"/>
              <w:color w:val="000000"/>
              <w:sz w:val="20"/>
              <w:szCs w:val="20"/>
              <w:lang w:val="en-GB"/>
            </w:rPr>
            <w:delText xml:space="preserve"> </w:delText>
          </w:r>
        </w:del>
      </w:ins>
    </w:p>
    <w:p w14:paraId="44CE8B3D" w14:textId="707B7526" w:rsidR="00893974" w:rsidDel="00A24239" w:rsidRDefault="00893974">
      <w:pPr>
        <w:rPr>
          <w:ins w:id="135" w:author="Dr. N. Samkharadze" w:date="2020-03-16T15:56:00Z"/>
          <w:del w:id="136" w:author="Stephan Philips" w:date="2020-04-10T10:06:00Z"/>
          <w:lang w:val="en-GB"/>
        </w:rPr>
      </w:pPr>
    </w:p>
    <w:p w14:paraId="4B4A1A6E" w14:textId="77839294" w:rsidR="00B44A28" w:rsidRPr="00893974" w:rsidDel="00A24239" w:rsidRDefault="00B44A28">
      <w:pPr>
        <w:rPr>
          <w:del w:id="137" w:author="Stephan Philips" w:date="2020-04-10T10:06:00Z"/>
          <w:lang w:val="en-GB"/>
          <w:rPrChange w:id="138" w:author="Dr. N. Samkharadze" w:date="2020-03-16T15:52:00Z">
            <w:rPr>
              <w:del w:id="139" w:author="Stephan Philips" w:date="2020-04-10T10:06:00Z"/>
              <w:rFonts w:ascii="Helvetica" w:hAnsi="Helvetica" w:cs="Helvetica"/>
              <w:color w:val="000000"/>
              <w:sz w:val="20"/>
              <w:szCs w:val="20"/>
              <w:lang w:val="en-GB"/>
            </w:rPr>
          </w:rPrChange>
        </w:rPr>
      </w:pPr>
      <w:ins w:id="140" w:author="Dr. N. Samkharadze" w:date="2020-03-16T15:56:00Z">
        <w:del w:id="141" w:author="Stephan Philips" w:date="2020-04-10T10:06:00Z">
          <w:r w:rsidDel="00A24239">
            <w:rPr>
              <w:lang w:val="en-GB"/>
            </w:rPr>
            <w:delText>&lt;&lt;&lt;&lt;&lt;&lt;&lt;&lt;</w:delText>
          </w:r>
        </w:del>
      </w:ins>
    </w:p>
    <w:p w14:paraId="2BC7121D" w14:textId="6A949113" w:rsidR="00A60BF9" w:rsidDel="00A24239" w:rsidRDefault="00F23730">
      <w:pPr>
        <w:rPr>
          <w:ins w:id="142" w:author="Dr. N. Samkharadze" w:date="2020-03-16T16:26:00Z"/>
          <w:del w:id="143" w:author="Stephan Philips" w:date="2020-04-10T10:06:00Z"/>
          <w:rFonts w:ascii="Helvetica" w:hAnsi="Helvetica" w:cs="Helvetica"/>
          <w:color w:val="000000"/>
          <w:sz w:val="20"/>
          <w:szCs w:val="20"/>
          <w:lang w:val="en-GB"/>
        </w:rPr>
      </w:pPr>
      <w:del w:id="144" w:author="Stephan Philips" w:date="2020-04-10T10:06:00Z">
        <w:r w:rsidDel="00A24239">
          <w:rPr>
            <w:rFonts w:ascii="Helvetica" w:hAnsi="Helvetica" w:cs="Helvetica"/>
            <w:color w:val="000000"/>
            <w:sz w:val="20"/>
            <w:szCs w:val="20"/>
            <w:lang w:val="en-GB"/>
          </w:rPr>
          <w:delText xml:space="preserve">To design </w:delText>
        </w:r>
        <w:r w:rsidR="002F084B" w:rsidDel="00A24239">
          <w:rPr>
            <w:rFonts w:ascii="Helvetica" w:hAnsi="Helvetica" w:cs="Helvetica"/>
            <w:color w:val="000000"/>
            <w:sz w:val="20"/>
            <w:szCs w:val="20"/>
            <w:lang w:val="en-GB"/>
          </w:rPr>
          <w:delText>a good</w:delText>
        </w:r>
        <w:r w:rsidDel="00A24239">
          <w:rPr>
            <w:rFonts w:ascii="Helvetica" w:hAnsi="Helvetica" w:cs="Helvetica"/>
            <w:color w:val="000000"/>
            <w:sz w:val="20"/>
            <w:szCs w:val="20"/>
            <w:lang w:val="en-GB"/>
          </w:rPr>
          <w:delText xml:space="preserve"> matching</w:delText>
        </w:r>
        <w:r w:rsidR="002F084B" w:rsidDel="00A24239">
          <w:rPr>
            <w:rFonts w:ascii="Helvetica" w:hAnsi="Helvetica" w:cs="Helvetica"/>
            <w:color w:val="000000"/>
            <w:sz w:val="20"/>
            <w:szCs w:val="20"/>
            <w:lang w:val="en-GB"/>
          </w:rPr>
          <w:delText xml:space="preserve"> condition</w:delText>
        </w:r>
        <w:r w:rsidR="00952198" w:rsidDel="00A24239">
          <w:rPr>
            <w:rFonts w:ascii="Helvetica" w:hAnsi="Helvetica" w:cs="Helvetica"/>
            <w:color w:val="000000"/>
            <w:sz w:val="20"/>
            <w:szCs w:val="20"/>
            <w:lang w:val="en-GB"/>
          </w:rPr>
          <w:delText xml:space="preserve">, we performed simulations of the </w:delText>
        </w:r>
        <w:r w:rsidDel="00A24239">
          <w:rPr>
            <w:rFonts w:ascii="Helvetica" w:hAnsi="Helvetica" w:cs="Helvetica"/>
            <w:color w:val="000000"/>
            <w:sz w:val="20"/>
            <w:szCs w:val="20"/>
            <w:lang w:val="en-GB"/>
          </w:rPr>
          <w:delText xml:space="preserve">circuit shown in figure 1(c). </w:delText>
        </w:r>
      </w:del>
    </w:p>
    <w:p w14:paraId="4044243E" w14:textId="608E6489" w:rsidR="00A60BF9" w:rsidDel="00A24239" w:rsidRDefault="00A60BF9">
      <w:pPr>
        <w:rPr>
          <w:ins w:id="145" w:author="Dr. N. Samkharadze" w:date="2020-03-16T16:26:00Z"/>
          <w:del w:id="146" w:author="Stephan Philips" w:date="2020-04-10T10:06:00Z"/>
          <w:rFonts w:ascii="Helvetica" w:hAnsi="Helvetica" w:cs="Helvetica"/>
          <w:color w:val="000000"/>
          <w:sz w:val="20"/>
          <w:szCs w:val="20"/>
          <w:lang w:val="en-GB"/>
        </w:rPr>
      </w:pPr>
    </w:p>
    <w:p w14:paraId="597B7183" w14:textId="78A9780E" w:rsidR="00A60BF9" w:rsidDel="00A24239" w:rsidRDefault="00F23730">
      <w:pPr>
        <w:rPr>
          <w:ins w:id="147" w:author="Dr. N. Samkharadze" w:date="2020-03-16T16:26:00Z"/>
          <w:del w:id="148" w:author="Stephan Philips" w:date="2020-04-10T10:06:00Z"/>
          <w:rFonts w:ascii="Helvetica" w:hAnsi="Helvetica" w:cs="Helvetica"/>
          <w:color w:val="000000"/>
          <w:sz w:val="20"/>
          <w:szCs w:val="20"/>
          <w:lang w:val="en-GB"/>
        </w:rPr>
      </w:pPr>
      <w:del w:id="149" w:author="Stephan Philips" w:date="2020-04-10T10:06:00Z">
        <w:r w:rsidDel="00A24239">
          <w:rPr>
            <w:rFonts w:ascii="Helvetica" w:hAnsi="Helvetica" w:cs="Helvetica"/>
            <w:color w:val="000000"/>
            <w:sz w:val="20"/>
            <w:szCs w:val="20"/>
            <w:lang w:val="en-GB"/>
          </w:rPr>
          <w:delText xml:space="preserve">Design parameters are the parasitic capacitance of the chip and the inductance of the inductor. </w:delText>
        </w:r>
      </w:del>
    </w:p>
    <w:p w14:paraId="7B56B7B3" w14:textId="186F974A" w:rsidR="00A60BF9" w:rsidDel="00A24239" w:rsidRDefault="00A60BF9">
      <w:pPr>
        <w:rPr>
          <w:ins w:id="150" w:author="Dr. N. Samkharadze" w:date="2020-03-16T16:26:00Z"/>
          <w:del w:id="151" w:author="Stephan Philips" w:date="2020-04-10T10:06:00Z"/>
          <w:rFonts w:ascii="Helvetica" w:hAnsi="Helvetica" w:cs="Helvetica"/>
          <w:color w:val="000000"/>
          <w:sz w:val="20"/>
          <w:szCs w:val="20"/>
          <w:lang w:val="en-GB"/>
        </w:rPr>
      </w:pPr>
    </w:p>
    <w:p w14:paraId="4CAFB775" w14:textId="37D357F4" w:rsidR="00A60BF9" w:rsidDel="00A24239" w:rsidRDefault="00F23730">
      <w:pPr>
        <w:rPr>
          <w:ins w:id="152" w:author="Dr. N. Samkharadze" w:date="2020-03-16T16:27:00Z"/>
          <w:del w:id="153" w:author="Stephan Philips" w:date="2020-04-10T10:06:00Z"/>
          <w:rFonts w:ascii="Helvetica" w:hAnsi="Helvetica" w:cs="Helvetica"/>
          <w:color w:val="000000"/>
          <w:sz w:val="20"/>
          <w:szCs w:val="20"/>
          <w:lang w:val="en-GB"/>
        </w:rPr>
      </w:pPr>
      <w:del w:id="154" w:author="Stephan Philips" w:date="2020-04-10T10:06:00Z">
        <w:r w:rsidDel="00A24239">
          <w:rPr>
            <w:rFonts w:ascii="Helvetica" w:hAnsi="Helvetica" w:cs="Helvetica"/>
            <w:color w:val="000000"/>
            <w:sz w:val="20"/>
            <w:szCs w:val="20"/>
            <w:lang w:val="en-GB"/>
          </w:rPr>
          <w:delText xml:space="preserve">To specify the matching condition, we looked at the typical resistance range of a sensing dot in </w:delText>
        </w:r>
        <w:r w:rsidR="009C3124" w:rsidDel="00A24239">
          <w:rPr>
            <w:rFonts w:ascii="Helvetica" w:hAnsi="Helvetica" w:cs="Helvetica"/>
            <w:color w:val="000000"/>
            <w:sz w:val="20"/>
            <w:szCs w:val="20"/>
            <w:lang w:val="en-GB"/>
          </w:rPr>
          <w:delText>Si/</w:delText>
        </w:r>
        <w:r w:rsidDel="00A24239">
          <w:rPr>
            <w:rFonts w:ascii="Helvetica" w:hAnsi="Helvetica" w:cs="Helvetica"/>
            <w:color w:val="000000"/>
            <w:sz w:val="20"/>
            <w:szCs w:val="20"/>
            <w:lang w:val="en-GB"/>
          </w:rPr>
          <w:delText xml:space="preserve">SiGe. </w:delText>
        </w:r>
        <w:r w:rsidR="00F1770A" w:rsidDel="00A24239">
          <w:rPr>
            <w:rFonts w:ascii="Helvetica" w:hAnsi="Helvetica" w:cs="Helvetica"/>
            <w:color w:val="000000"/>
            <w:sz w:val="20"/>
            <w:szCs w:val="20"/>
            <w:lang w:val="en-GB"/>
          </w:rPr>
          <w:delText>T</w:delText>
        </w:r>
        <w:r w:rsidDel="00A24239">
          <w:rPr>
            <w:rFonts w:ascii="Helvetica" w:hAnsi="Helvetica" w:cs="Helvetica"/>
            <w:color w:val="000000"/>
            <w:sz w:val="20"/>
            <w:szCs w:val="20"/>
            <w:lang w:val="en-GB"/>
          </w:rPr>
          <w:delText>ypical resistance</w:delText>
        </w:r>
        <w:r w:rsidR="00F1770A" w:rsidDel="00A24239">
          <w:rPr>
            <w:rFonts w:ascii="Helvetica" w:hAnsi="Helvetica" w:cs="Helvetica"/>
            <w:color w:val="000000"/>
            <w:sz w:val="20"/>
            <w:szCs w:val="20"/>
            <w:lang w:val="en-GB"/>
          </w:rPr>
          <w:delText>s</w:delText>
        </w:r>
        <w:r w:rsidDel="00A24239">
          <w:rPr>
            <w:rFonts w:ascii="Helvetica" w:hAnsi="Helvetica" w:cs="Helvetica"/>
            <w:color w:val="000000"/>
            <w:sz w:val="20"/>
            <w:szCs w:val="20"/>
            <w:lang w:val="en-GB"/>
          </w:rPr>
          <w:delText xml:space="preserve"> </w:delText>
        </w:r>
        <w:r w:rsidR="00F1770A" w:rsidDel="00A24239">
          <w:rPr>
            <w:rFonts w:ascii="Helvetica" w:hAnsi="Helvetica" w:cs="Helvetica"/>
            <w:color w:val="000000"/>
            <w:sz w:val="20"/>
            <w:szCs w:val="20"/>
            <w:lang w:val="en-GB"/>
          </w:rPr>
          <w:delText xml:space="preserve">of a sensing dot </w:delText>
        </w:r>
        <w:r w:rsidDel="00A24239">
          <w:rPr>
            <w:rFonts w:ascii="Helvetica" w:hAnsi="Helvetica" w:cs="Helvetica"/>
            <w:color w:val="000000"/>
            <w:sz w:val="20"/>
            <w:szCs w:val="20"/>
            <w:lang w:val="en-GB"/>
          </w:rPr>
          <w:delText xml:space="preserve">range in between </w:delText>
        </w:r>
        <w:r w:rsidR="002F084B" w:rsidDel="00A24239">
          <w:rPr>
            <w:rFonts w:ascii="Helvetica" w:hAnsi="Helvetica" w:cs="Helvetica"/>
            <w:color w:val="000000"/>
            <w:sz w:val="20"/>
            <w:szCs w:val="20"/>
            <w:lang w:val="en-GB"/>
          </w:rPr>
          <w:delText xml:space="preserve">100kOhm and 1MOhm. </w:delText>
        </w:r>
      </w:del>
    </w:p>
    <w:p w14:paraId="137F67C1" w14:textId="1812C4AF" w:rsidR="00B44A28" w:rsidDel="00A24239" w:rsidRDefault="002F084B">
      <w:pPr>
        <w:rPr>
          <w:ins w:id="155" w:author="Dr. N. Samkharadze" w:date="2020-03-16T15:56:00Z"/>
          <w:del w:id="156" w:author="Stephan Philips" w:date="2020-04-10T10:06:00Z"/>
          <w:rFonts w:ascii="Helvetica" w:hAnsi="Helvetica" w:cs="Helvetica"/>
          <w:color w:val="000000"/>
          <w:sz w:val="20"/>
          <w:szCs w:val="20"/>
          <w:lang w:val="en-GB"/>
        </w:rPr>
      </w:pPr>
      <w:del w:id="157" w:author="Stephan Philips" w:date="2020-04-10T10:06:00Z">
        <w:r w:rsidDel="00A24239">
          <w:rPr>
            <w:rFonts w:ascii="Helvetica" w:hAnsi="Helvetica" w:cs="Helvetica"/>
            <w:color w:val="000000"/>
            <w:sz w:val="20"/>
            <w:szCs w:val="20"/>
            <w:lang w:val="en-GB"/>
          </w:rPr>
          <w:delText xml:space="preserve">This means we also want to match somewhere in between these values. </w:delText>
        </w:r>
      </w:del>
    </w:p>
    <w:p w14:paraId="6158ED36" w14:textId="231032BC" w:rsidR="00B44A28" w:rsidDel="00A24239" w:rsidRDefault="00B44A28">
      <w:pPr>
        <w:rPr>
          <w:ins w:id="158" w:author="Dr. N. Samkharadze" w:date="2020-03-16T15:56:00Z"/>
          <w:del w:id="159" w:author="Stephan Philips" w:date="2020-04-10T10:06:00Z"/>
          <w:rFonts w:ascii="Helvetica" w:hAnsi="Helvetica" w:cs="Helvetica"/>
          <w:color w:val="000000"/>
          <w:sz w:val="20"/>
          <w:szCs w:val="20"/>
          <w:lang w:val="en-GB"/>
        </w:rPr>
      </w:pPr>
    </w:p>
    <w:p w14:paraId="50A1AE01" w14:textId="55529289" w:rsidR="00952198" w:rsidDel="00A24239" w:rsidRDefault="00893974">
      <w:pPr>
        <w:rPr>
          <w:ins w:id="160" w:author="Dr. N. Samkharadze" w:date="2020-03-16T15:56:00Z"/>
          <w:del w:id="161" w:author="Stephan Philips" w:date="2020-04-10T10:06:00Z"/>
          <w:rFonts w:ascii="Helvetica" w:hAnsi="Helvetica" w:cs="Helvetica"/>
          <w:color w:val="000000"/>
          <w:sz w:val="20"/>
          <w:szCs w:val="20"/>
          <w:lang w:val="en-GB"/>
        </w:rPr>
      </w:pPr>
      <w:ins w:id="162" w:author="Dr. N. Samkharadze" w:date="2020-03-16T15:55:00Z">
        <w:del w:id="163" w:author="Stephan Philips" w:date="2020-04-10T10:06:00Z">
          <w:r w:rsidDel="00A24239">
            <w:rPr>
              <w:rFonts w:ascii="Helvetica" w:hAnsi="Helvetica" w:cs="Helvetica"/>
              <w:color w:val="000000"/>
              <w:sz w:val="20"/>
              <w:szCs w:val="20"/>
              <w:lang w:val="en-GB"/>
            </w:rPr>
            <w:delText>{</w:delText>
          </w:r>
        </w:del>
      </w:ins>
      <w:del w:id="164" w:author="Stephan Philips" w:date="2020-04-10T10:06:00Z">
        <w:r w:rsidR="002F084B" w:rsidDel="00A24239">
          <w:rPr>
            <w:rFonts w:ascii="Helvetica" w:hAnsi="Helvetica" w:cs="Helvetica"/>
            <w:color w:val="000000"/>
            <w:sz w:val="20"/>
            <w:szCs w:val="20"/>
            <w:lang w:val="en-GB"/>
          </w:rPr>
          <w:delText xml:space="preserve">As a side condition, we also set the resonant frequency of the </w:delText>
        </w:r>
        <w:r w:rsidR="00D15647" w:rsidDel="00A24239">
          <w:rPr>
            <w:rFonts w:ascii="Helvetica" w:hAnsi="Helvetica" w:cs="Helvetica"/>
            <w:color w:val="000000"/>
            <w:sz w:val="20"/>
            <w:szCs w:val="20"/>
            <w:lang w:val="en-GB"/>
          </w:rPr>
          <w:delText>matching</w:delText>
        </w:r>
        <w:r w:rsidR="002F084B" w:rsidDel="00A24239">
          <w:rPr>
            <w:rFonts w:ascii="Helvetica" w:hAnsi="Helvetica" w:cs="Helvetica"/>
            <w:color w:val="000000"/>
            <w:sz w:val="20"/>
            <w:szCs w:val="20"/>
            <w:lang w:val="en-GB"/>
          </w:rPr>
          <w:delText xml:space="preserve"> circuit </w:delText>
        </w:r>
        <w:r w:rsidR="009C3124" w:rsidDel="00A24239">
          <w:rPr>
            <w:rFonts w:ascii="Helvetica" w:hAnsi="Helvetica" w:cs="Helvetica"/>
            <w:color w:val="000000"/>
            <w:sz w:val="20"/>
            <w:szCs w:val="20"/>
            <w:lang w:val="en-GB"/>
          </w:rPr>
          <w:delText xml:space="preserve">to be </w:delText>
        </w:r>
        <w:r w:rsidR="002F084B" w:rsidDel="00A24239">
          <w:rPr>
            <w:rFonts w:ascii="Helvetica" w:hAnsi="Helvetica" w:cs="Helvetica"/>
            <w:color w:val="000000"/>
            <w:sz w:val="20"/>
            <w:szCs w:val="20"/>
            <w:lang w:val="en-GB"/>
          </w:rPr>
          <w:delText xml:space="preserve">larger than 100MHz. This is just based on the wide availability of cryogenic components above this frequency. </w:delText>
        </w:r>
      </w:del>
      <w:ins w:id="165" w:author="Dr. N. Samkharadze" w:date="2020-03-16T15:55:00Z">
        <w:del w:id="166" w:author="Stephan Philips" w:date="2020-04-10T10:06:00Z">
          <w:r w:rsidDel="00A24239">
            <w:rPr>
              <w:rFonts w:ascii="Helvetica" w:hAnsi="Helvetica" w:cs="Helvetica"/>
              <w:color w:val="000000"/>
              <w:sz w:val="20"/>
              <w:szCs w:val="20"/>
              <w:lang w:val="en-GB"/>
            </w:rPr>
            <w:delText>Interesting point, but maybe mention later, when interpreting the simulation results</w:delText>
          </w:r>
          <w:r w:rsidR="00B44A28" w:rsidDel="00A24239">
            <w:rPr>
              <w:rFonts w:ascii="Helvetica" w:hAnsi="Helvetica" w:cs="Helvetica"/>
              <w:color w:val="000000"/>
              <w:sz w:val="20"/>
              <w:szCs w:val="20"/>
              <w:lang w:val="en-GB"/>
            </w:rPr>
            <w:delText xml:space="preserve">, describing </w:delText>
          </w:r>
        </w:del>
      </w:ins>
      <w:ins w:id="167" w:author="Dr. N. Samkharadze" w:date="2020-03-16T15:56:00Z">
        <w:del w:id="168" w:author="Stephan Philips" w:date="2020-04-10T10:06:00Z">
          <w:r w:rsidR="00B44A28" w:rsidDel="00A24239">
            <w:rPr>
              <w:rFonts w:ascii="Helvetica" w:hAnsi="Helvetica" w:cs="Helvetica"/>
              <w:color w:val="000000"/>
              <w:sz w:val="20"/>
              <w:szCs w:val="20"/>
              <w:lang w:val="en-GB"/>
            </w:rPr>
            <w:delText>the whi</w:delText>
          </w:r>
        </w:del>
      </w:ins>
      <w:ins w:id="169" w:author="Dr. N. Samkharadze" w:date="2020-03-16T16:54:00Z">
        <w:del w:id="170" w:author="Stephan Philips" w:date="2020-04-10T10:06:00Z">
          <w:r w:rsidR="000B528A" w:rsidDel="00A24239">
            <w:rPr>
              <w:rFonts w:ascii="Helvetica" w:hAnsi="Helvetica" w:cs="Helvetica"/>
              <w:color w:val="000000"/>
              <w:sz w:val="20"/>
              <w:szCs w:val="20"/>
              <w:lang w:val="en-GB"/>
            </w:rPr>
            <w:delText>t</w:delText>
          </w:r>
        </w:del>
      </w:ins>
      <w:ins w:id="171" w:author="Dr. N. Samkharadze" w:date="2020-03-16T15:56:00Z">
        <w:del w:id="172" w:author="Stephan Philips" w:date="2020-04-10T10:06:00Z">
          <w:r w:rsidR="00B44A28" w:rsidDel="00A24239">
            <w:rPr>
              <w:rFonts w:ascii="Helvetica" w:hAnsi="Helvetica" w:cs="Helvetica"/>
              <w:color w:val="000000"/>
              <w:sz w:val="20"/>
              <w:szCs w:val="20"/>
              <w:lang w:val="en-GB"/>
            </w:rPr>
            <w:delText>e lines</w:delText>
          </w:r>
        </w:del>
      </w:ins>
      <w:ins w:id="173" w:author="Dr. N. Samkharadze" w:date="2020-03-16T15:55:00Z">
        <w:del w:id="174" w:author="Stephan Philips" w:date="2020-04-10T10:06:00Z">
          <w:r w:rsidDel="00A24239">
            <w:rPr>
              <w:rFonts w:ascii="Helvetica" w:hAnsi="Helvetica" w:cs="Helvetica"/>
              <w:color w:val="000000"/>
              <w:sz w:val="20"/>
              <w:szCs w:val="20"/>
              <w:lang w:val="en-GB"/>
            </w:rPr>
            <w:delText>}</w:delText>
          </w:r>
        </w:del>
      </w:ins>
    </w:p>
    <w:p w14:paraId="7833A630" w14:textId="5BCC805D" w:rsidR="00B44A28" w:rsidDel="00A24239" w:rsidRDefault="00B44A28">
      <w:pPr>
        <w:rPr>
          <w:del w:id="175" w:author="Stephan Philips" w:date="2020-04-10T10:06:00Z"/>
          <w:rFonts w:ascii="Helvetica" w:hAnsi="Helvetica" w:cs="Helvetica"/>
          <w:color w:val="000000"/>
          <w:sz w:val="20"/>
          <w:szCs w:val="20"/>
          <w:lang w:val="en-GB"/>
        </w:rPr>
      </w:pPr>
    </w:p>
    <w:p w14:paraId="70FAC80D" w14:textId="0DFE9F29" w:rsidR="00A60BF9" w:rsidDel="00A24239" w:rsidRDefault="002F084B" w:rsidP="008E3618">
      <w:pPr>
        <w:rPr>
          <w:ins w:id="176" w:author="Dr. N. Samkharadze" w:date="2020-03-16T16:28:00Z"/>
          <w:del w:id="177" w:author="Stephan Philips" w:date="2020-04-10T10:06:00Z"/>
          <w:rFonts w:ascii="Helvetica" w:hAnsi="Helvetica" w:cs="Helvetica"/>
          <w:color w:val="000000"/>
          <w:sz w:val="20"/>
          <w:szCs w:val="20"/>
          <w:lang w:val="en-GB"/>
        </w:rPr>
      </w:pPr>
      <w:del w:id="178" w:author="Stephan Philips" w:date="2020-04-10T10:06:00Z">
        <w:r w:rsidDel="00A24239">
          <w:rPr>
            <w:rFonts w:ascii="Helvetica" w:hAnsi="Helvetica" w:cs="Helvetica"/>
            <w:color w:val="000000"/>
            <w:sz w:val="20"/>
            <w:szCs w:val="20"/>
            <w:lang w:val="en-GB"/>
          </w:rPr>
          <w:delText xml:space="preserve">From the </w:delText>
        </w:r>
        <w:r w:rsidR="009C3124" w:rsidDel="00A24239">
          <w:rPr>
            <w:rFonts w:ascii="Helvetica" w:hAnsi="Helvetica" w:cs="Helvetica"/>
            <w:color w:val="000000"/>
            <w:sz w:val="20"/>
            <w:szCs w:val="20"/>
            <w:lang w:val="en-GB"/>
          </w:rPr>
          <w:delText xml:space="preserve">simulation </w:delText>
        </w:r>
        <w:r w:rsidDel="00A24239">
          <w:rPr>
            <w:rFonts w:ascii="Helvetica" w:hAnsi="Helvetica" w:cs="Helvetica"/>
            <w:color w:val="000000"/>
            <w:sz w:val="20"/>
            <w:szCs w:val="20"/>
            <w:lang w:val="en-GB"/>
          </w:rPr>
          <w:delText xml:space="preserve">results (figure 3 (a) and (b)), we see that there </w:delText>
        </w:r>
        <w:r w:rsidR="008B1FFF" w:rsidDel="00A24239">
          <w:rPr>
            <w:rFonts w:ascii="Helvetica" w:hAnsi="Helvetica" w:cs="Helvetica"/>
            <w:color w:val="000000"/>
            <w:sz w:val="20"/>
            <w:szCs w:val="20"/>
            <w:lang w:val="en-GB"/>
          </w:rPr>
          <w:delText xml:space="preserve">is a rather large parameter space to achieve a proper matching condition. </w:delText>
        </w:r>
      </w:del>
      <w:ins w:id="179" w:author="Dr. N. Samkharadze" w:date="2020-03-16T17:36:00Z">
        <w:del w:id="180" w:author="Stephan Philips" w:date="2020-04-10T10:06:00Z">
          <w:r w:rsidR="00F35C88" w:rsidDel="00A24239">
            <w:rPr>
              <w:rFonts w:ascii="Helvetica" w:hAnsi="Helvetica" w:cs="Helvetica"/>
              <w:color w:val="000000"/>
              <w:sz w:val="20"/>
              <w:szCs w:val="20"/>
              <w:lang w:val="en-GB"/>
            </w:rPr>
            <w:delText>&gt;&gt;&gt;</w:delText>
          </w:r>
        </w:del>
      </w:ins>
    </w:p>
    <w:p w14:paraId="392D9273" w14:textId="77777777" w:rsidR="00A60BF9" w:rsidRDefault="00A60BF9" w:rsidP="008E3618">
      <w:pPr>
        <w:rPr>
          <w:ins w:id="181" w:author="Dr. N. Samkharadze" w:date="2020-03-16T16:28:00Z"/>
          <w:rFonts w:ascii="Helvetica" w:hAnsi="Helvetica" w:cs="Helvetica"/>
          <w:color w:val="000000"/>
          <w:sz w:val="20"/>
          <w:szCs w:val="20"/>
          <w:lang w:val="en-GB"/>
        </w:rPr>
      </w:pPr>
    </w:p>
    <w:p w14:paraId="6F911CF1" w14:textId="2AC6AF08" w:rsidR="00F35C88" w:rsidDel="00A24239" w:rsidRDefault="008B1FFF" w:rsidP="008E3618">
      <w:pPr>
        <w:rPr>
          <w:ins w:id="182" w:author="Dr. N. Samkharadze" w:date="2020-03-16T17:31:00Z"/>
          <w:del w:id="183" w:author="Stephan Philips" w:date="2020-04-10T10:06:00Z"/>
          <w:rFonts w:ascii="Helvetica" w:hAnsi="Helvetica" w:cs="Helvetica"/>
          <w:color w:val="000000"/>
          <w:sz w:val="20"/>
          <w:szCs w:val="20"/>
          <w:lang w:val="en-GB"/>
        </w:rPr>
      </w:pPr>
      <w:del w:id="184" w:author="Dr. N. Samkharadze" w:date="2020-03-16T17:29:00Z">
        <w:r w:rsidDel="00F35C88">
          <w:rPr>
            <w:rFonts w:ascii="Helvetica" w:hAnsi="Helvetica" w:cs="Helvetica"/>
            <w:color w:val="000000"/>
            <w:sz w:val="20"/>
            <w:szCs w:val="20"/>
            <w:lang w:val="en-GB"/>
          </w:rPr>
          <w:delText>In our cas</w:delText>
        </w:r>
      </w:del>
      <w:del w:id="185" w:author="Dr. N. Samkharadze" w:date="2020-03-16T17:30:00Z">
        <w:r w:rsidDel="00F35C88">
          <w:rPr>
            <w:rFonts w:ascii="Helvetica" w:hAnsi="Helvetica" w:cs="Helvetica"/>
            <w:color w:val="000000"/>
            <w:sz w:val="20"/>
            <w:szCs w:val="20"/>
            <w:lang w:val="en-GB"/>
          </w:rPr>
          <w:delText>e</w:delText>
        </w:r>
      </w:del>
      <w:ins w:id="186" w:author="Dr. N. Samkharadze" w:date="2020-03-16T18:23:00Z">
        <w:del w:id="187" w:author="Stephan Philips" w:date="2020-04-10T10:06:00Z">
          <w:r w:rsidR="00567B50" w:rsidDel="00A24239">
            <w:rPr>
              <w:rFonts w:ascii="Helvetica" w:hAnsi="Helvetica" w:cs="Helvetica"/>
              <w:color w:val="000000"/>
              <w:sz w:val="20"/>
              <w:szCs w:val="20"/>
              <w:lang w:val="en-GB"/>
            </w:rPr>
            <w:delText xml:space="preserve"> </w:delText>
          </w:r>
        </w:del>
        <w:r w:rsidR="00567B50">
          <w:rPr>
            <w:rFonts w:ascii="Helvetica" w:hAnsi="Helvetica" w:cs="Helvetica"/>
            <w:color w:val="000000"/>
            <w:sz w:val="20"/>
            <w:szCs w:val="20"/>
            <w:lang w:val="en-GB"/>
          </w:rPr>
          <w:t>We esti</w:t>
        </w:r>
      </w:ins>
      <w:ins w:id="188" w:author="Dr. N. Samkharadze" w:date="2020-03-16T18:24:00Z">
        <w:r w:rsidR="00567B50">
          <w:rPr>
            <w:rFonts w:ascii="Helvetica" w:hAnsi="Helvetica" w:cs="Helvetica"/>
            <w:color w:val="000000"/>
            <w:sz w:val="20"/>
            <w:szCs w:val="20"/>
            <w:lang w:val="en-GB"/>
          </w:rPr>
          <w:t>mate</w:t>
        </w:r>
      </w:ins>
      <w:r>
        <w:rPr>
          <w:rFonts w:ascii="Helvetica" w:hAnsi="Helvetica" w:cs="Helvetica"/>
          <w:color w:val="000000"/>
          <w:sz w:val="20"/>
          <w:szCs w:val="20"/>
          <w:lang w:val="en-GB"/>
        </w:rPr>
        <w:t xml:space="preserve"> the total parasitic capacitance </w:t>
      </w:r>
      <w:del w:id="189" w:author="Dr. N. Samkharadze" w:date="2020-03-16T17:26:00Z">
        <w:r w:rsidDel="00FB673C">
          <w:rPr>
            <w:rFonts w:ascii="Helvetica" w:hAnsi="Helvetica" w:cs="Helvetica"/>
            <w:color w:val="000000"/>
            <w:sz w:val="20"/>
            <w:szCs w:val="20"/>
            <w:lang w:val="en-GB"/>
          </w:rPr>
          <w:delText xml:space="preserve">was </w:delText>
        </w:r>
      </w:del>
      <w:ins w:id="190" w:author="Dr. N. Samkharadze" w:date="2020-03-16T18:24:00Z">
        <w:r w:rsidR="00567B50">
          <w:rPr>
            <w:rFonts w:ascii="Helvetica" w:hAnsi="Helvetica" w:cs="Helvetica"/>
            <w:color w:val="000000"/>
            <w:sz w:val="20"/>
            <w:szCs w:val="20"/>
            <w:lang w:val="en-GB"/>
          </w:rPr>
          <w:t>of our circuit</w:t>
        </w:r>
      </w:ins>
      <w:ins w:id="191" w:author="Dr. N. Samkharadze" w:date="2020-03-16T17:26:00Z">
        <w:r w:rsidR="00FB673C">
          <w:rPr>
            <w:rFonts w:ascii="Helvetica" w:hAnsi="Helvetica" w:cs="Helvetica"/>
            <w:color w:val="000000"/>
            <w:sz w:val="20"/>
            <w:szCs w:val="20"/>
            <w:lang w:val="en-GB"/>
          </w:rPr>
          <w:t xml:space="preserve"> to be </w:t>
        </w:r>
      </w:ins>
      <w:r>
        <w:rPr>
          <w:rFonts w:ascii="Helvetica" w:hAnsi="Helvetica" w:cs="Helvetica"/>
          <w:color w:val="000000"/>
          <w:sz w:val="20"/>
          <w:szCs w:val="20"/>
          <w:lang w:val="en-GB"/>
        </w:rPr>
        <w:t xml:space="preserve">around </w:t>
      </w:r>
      <w:ins w:id="192" w:author="Dr. N. Samkharadze" w:date="2020-03-16T18:24:00Z">
        <w:r w:rsidR="00567B50">
          <w:rPr>
            <w:rFonts w:ascii="Helvetica" w:hAnsi="Helvetica" w:cs="Helvetica"/>
            <w:color w:val="000000"/>
            <w:sz w:val="20"/>
            <w:szCs w:val="20"/>
            <w:lang w:val="en-GB"/>
          </w:rPr>
          <w:t>Cp~</w:t>
        </w:r>
      </w:ins>
      <w:r>
        <w:rPr>
          <w:rFonts w:ascii="Helvetica" w:hAnsi="Helvetica" w:cs="Helvetica"/>
          <w:color w:val="000000"/>
          <w:sz w:val="20"/>
          <w:szCs w:val="20"/>
          <w:lang w:val="en-GB"/>
        </w:rPr>
        <w:t>250fF.</w:t>
      </w:r>
      <w:r w:rsidR="008E3618">
        <w:rPr>
          <w:rFonts w:ascii="Helvetica" w:hAnsi="Helvetica" w:cs="Helvetica"/>
          <w:color w:val="000000"/>
          <w:sz w:val="20"/>
          <w:szCs w:val="20"/>
          <w:lang w:val="en-GB"/>
        </w:rPr>
        <w:t xml:space="preserve"> We cho</w:t>
      </w:r>
      <w:ins w:id="193" w:author="Dr. N. Samkharadze" w:date="2020-03-16T17:30:00Z">
        <w:r w:rsidR="00F35C88">
          <w:rPr>
            <w:rFonts w:ascii="Helvetica" w:hAnsi="Helvetica" w:cs="Helvetica"/>
            <w:color w:val="000000"/>
            <w:sz w:val="20"/>
            <w:szCs w:val="20"/>
            <w:lang w:val="en-GB"/>
          </w:rPr>
          <w:t>o</w:t>
        </w:r>
      </w:ins>
      <w:r w:rsidR="009C3124">
        <w:rPr>
          <w:rFonts w:ascii="Helvetica" w:hAnsi="Helvetica" w:cs="Helvetica"/>
          <w:color w:val="000000"/>
          <w:sz w:val="20"/>
          <w:szCs w:val="20"/>
          <w:lang w:val="en-GB"/>
        </w:rPr>
        <w:t>se</w:t>
      </w:r>
      <w:r w:rsidR="008E3618">
        <w:rPr>
          <w:rFonts w:ascii="Helvetica" w:hAnsi="Helvetica" w:cs="Helvetica"/>
          <w:color w:val="000000"/>
          <w:sz w:val="20"/>
          <w:szCs w:val="20"/>
          <w:lang w:val="en-GB"/>
        </w:rPr>
        <w:t xml:space="preserve"> a</w:t>
      </w:r>
      <w:r w:rsidR="009C3124">
        <w:rPr>
          <w:rFonts w:ascii="Helvetica" w:hAnsi="Helvetica" w:cs="Helvetica"/>
          <w:color w:val="000000"/>
          <w:sz w:val="20"/>
          <w:szCs w:val="20"/>
          <w:lang w:val="en-GB"/>
        </w:rPr>
        <w:t>n</w:t>
      </w:r>
      <w:r w:rsidR="008E3618">
        <w:rPr>
          <w:rFonts w:ascii="Helvetica" w:hAnsi="Helvetica" w:cs="Helvetica"/>
          <w:color w:val="000000"/>
          <w:sz w:val="20"/>
          <w:szCs w:val="20"/>
          <w:lang w:val="en-GB"/>
        </w:rPr>
        <w:t xml:space="preserve"> inductor value of </w:t>
      </w:r>
      <w:ins w:id="194" w:author="Dr. N. Samkharadze" w:date="2020-03-16T18:24:00Z">
        <w:r w:rsidR="00567B50">
          <w:rPr>
            <w:rFonts w:ascii="Helvetica" w:hAnsi="Helvetica" w:cs="Helvetica"/>
            <w:color w:val="000000"/>
            <w:sz w:val="20"/>
            <w:szCs w:val="20"/>
            <w:lang w:val="en-GB"/>
          </w:rPr>
          <w:t>L=</w:t>
        </w:r>
      </w:ins>
      <w:r w:rsidR="008E3618">
        <w:rPr>
          <w:rFonts w:ascii="Helvetica" w:hAnsi="Helvetica" w:cs="Helvetica"/>
          <w:color w:val="000000"/>
          <w:sz w:val="20"/>
          <w:szCs w:val="20"/>
          <w:lang w:val="en-GB"/>
        </w:rPr>
        <w:t>3.4uH</w:t>
      </w:r>
      <w:ins w:id="195" w:author="Dr. N. Samkharadze" w:date="2020-03-16T17:27:00Z">
        <w:r w:rsidR="00F35C88">
          <w:rPr>
            <w:rFonts w:ascii="Helvetica" w:hAnsi="Helvetica" w:cs="Helvetica"/>
            <w:color w:val="000000"/>
            <w:sz w:val="20"/>
            <w:szCs w:val="20"/>
            <w:lang w:val="en-GB"/>
          </w:rPr>
          <w:t>, which</w:t>
        </w:r>
      </w:ins>
      <w:ins w:id="196" w:author="Dr. N. Samkharadze" w:date="2020-03-16T17:28:00Z">
        <w:r w:rsidR="00F35C88">
          <w:rPr>
            <w:rFonts w:ascii="Helvetica" w:hAnsi="Helvetica" w:cs="Helvetica"/>
            <w:color w:val="000000"/>
            <w:sz w:val="20"/>
            <w:szCs w:val="20"/>
            <w:lang w:val="en-GB"/>
          </w:rPr>
          <w:t xml:space="preserve"> leads to resonance frequency</w:t>
        </w:r>
      </w:ins>
      <w:del w:id="197" w:author="Dr. N. Samkharadze" w:date="2020-03-16T17:27:00Z">
        <w:r w:rsidR="008E3618" w:rsidDel="00F35C88">
          <w:rPr>
            <w:rFonts w:ascii="Helvetica" w:hAnsi="Helvetica" w:cs="Helvetica"/>
            <w:color w:val="000000"/>
            <w:sz w:val="20"/>
            <w:szCs w:val="20"/>
            <w:lang w:val="en-GB"/>
          </w:rPr>
          <w:delText xml:space="preserve"> to </w:delText>
        </w:r>
      </w:del>
      <w:del w:id="198" w:author="Dr. N. Samkharadze" w:date="2020-03-16T17:28:00Z">
        <w:r w:rsidR="008E3618" w:rsidDel="00F35C88">
          <w:rPr>
            <w:rFonts w:ascii="Helvetica" w:hAnsi="Helvetica" w:cs="Helvetica"/>
            <w:color w:val="000000"/>
            <w:sz w:val="20"/>
            <w:szCs w:val="20"/>
            <w:lang w:val="en-GB"/>
          </w:rPr>
          <w:delText>match</w:delText>
        </w:r>
      </w:del>
      <w:r w:rsidR="008E3618">
        <w:rPr>
          <w:rFonts w:ascii="Helvetica" w:hAnsi="Helvetica" w:cs="Helvetica"/>
          <w:color w:val="000000"/>
          <w:sz w:val="20"/>
          <w:szCs w:val="20"/>
          <w:lang w:val="en-GB"/>
        </w:rPr>
        <w:t xml:space="preserve"> around</w:t>
      </w:r>
      <w:ins w:id="199" w:author="Dr. N. Samkharadze" w:date="2020-03-16T17:28:00Z">
        <w:r w:rsidR="00F35C88">
          <w:rPr>
            <w:rFonts w:ascii="Helvetica" w:hAnsi="Helvetica" w:cs="Helvetica"/>
            <w:color w:val="000000"/>
            <w:sz w:val="20"/>
            <w:szCs w:val="20"/>
            <w:lang w:val="en-GB"/>
          </w:rPr>
          <w:t xml:space="preserve"> 1</w:t>
        </w:r>
      </w:ins>
      <w:ins w:id="200" w:author="Dr. N. Samkharadze" w:date="2020-03-16T17:31:00Z">
        <w:r w:rsidR="00F35C88">
          <w:rPr>
            <w:rFonts w:ascii="Helvetica" w:hAnsi="Helvetica" w:cs="Helvetica"/>
            <w:color w:val="000000"/>
            <w:sz w:val="20"/>
            <w:szCs w:val="20"/>
            <w:lang w:val="en-GB"/>
          </w:rPr>
          <w:t>8</w:t>
        </w:r>
      </w:ins>
      <w:ins w:id="201" w:author="Dr. N. Samkharadze" w:date="2020-03-16T17:28:00Z">
        <w:r w:rsidR="00F35C88">
          <w:rPr>
            <w:rFonts w:ascii="Helvetica" w:hAnsi="Helvetica" w:cs="Helvetica"/>
            <w:color w:val="000000"/>
            <w:sz w:val="20"/>
            <w:szCs w:val="20"/>
            <w:lang w:val="en-GB"/>
          </w:rPr>
          <w:t>0MHz</w:t>
        </w:r>
      </w:ins>
      <w:ins w:id="202" w:author="Dr. N. Samkharadze" w:date="2020-03-16T17:31:00Z">
        <w:r w:rsidR="00F35C88">
          <w:rPr>
            <w:rFonts w:ascii="Helvetica" w:hAnsi="Helvetica" w:cs="Helvetica"/>
            <w:color w:val="000000"/>
            <w:sz w:val="20"/>
            <w:szCs w:val="20"/>
            <w:lang w:val="en-GB"/>
          </w:rPr>
          <w:t>?</w:t>
        </w:r>
      </w:ins>
      <w:ins w:id="203" w:author="Dr. N. Samkharadze" w:date="2020-03-16T17:28:00Z">
        <w:r w:rsidR="00F35C88">
          <w:rPr>
            <w:rFonts w:ascii="Helvetica" w:hAnsi="Helvetica" w:cs="Helvetica"/>
            <w:color w:val="000000"/>
            <w:sz w:val="20"/>
            <w:szCs w:val="20"/>
            <w:lang w:val="en-GB"/>
          </w:rPr>
          <w:t>, and ma</w:t>
        </w:r>
      </w:ins>
      <w:ins w:id="204" w:author="Dr. N. Samkharadze" w:date="2020-03-16T17:29:00Z">
        <w:r w:rsidR="00F35C88">
          <w:rPr>
            <w:rFonts w:ascii="Helvetica" w:hAnsi="Helvetica" w:cs="Helvetica"/>
            <w:color w:val="000000"/>
            <w:sz w:val="20"/>
            <w:szCs w:val="20"/>
            <w:lang w:val="en-GB"/>
          </w:rPr>
          <w:t>tching at</w:t>
        </w:r>
      </w:ins>
      <w:r w:rsidR="008E3618">
        <w:rPr>
          <w:rFonts w:ascii="Helvetica" w:hAnsi="Helvetica" w:cs="Helvetica"/>
          <w:color w:val="000000"/>
          <w:sz w:val="20"/>
          <w:szCs w:val="20"/>
          <w:lang w:val="en-GB"/>
        </w:rPr>
        <w:t xml:space="preserve"> 300kOhm</w:t>
      </w:r>
      <w:ins w:id="205" w:author="Dr. N. Samkharadze" w:date="2020-03-16T17:29:00Z">
        <w:r w:rsidR="00F35C88">
          <w:rPr>
            <w:rFonts w:ascii="Helvetica" w:hAnsi="Helvetica" w:cs="Helvetica"/>
            <w:color w:val="000000"/>
            <w:sz w:val="20"/>
            <w:szCs w:val="20"/>
            <w:lang w:val="en-GB"/>
          </w:rPr>
          <w:t xml:space="preserve"> sensing dot resistance.</w:t>
        </w:r>
      </w:ins>
    </w:p>
    <w:p w14:paraId="2EC22341" w14:textId="1F4C66BC" w:rsidR="008E3618" w:rsidDel="00A24239" w:rsidRDefault="008E3618" w:rsidP="008E3618">
      <w:pPr>
        <w:rPr>
          <w:del w:id="206" w:author="Stephan Philips" w:date="2020-04-10T10:06:00Z"/>
          <w:rFonts w:ascii="Helvetica" w:hAnsi="Helvetica" w:cs="Helvetica"/>
          <w:color w:val="000000"/>
          <w:sz w:val="20"/>
          <w:szCs w:val="20"/>
          <w:lang w:val="en-GB"/>
        </w:rPr>
      </w:pPr>
      <w:del w:id="207" w:author="Stephan Philips" w:date="2020-04-10T10:06:00Z">
        <w:r w:rsidDel="00A24239">
          <w:rPr>
            <w:rFonts w:ascii="Helvetica" w:hAnsi="Helvetica" w:cs="Helvetica"/>
            <w:color w:val="000000"/>
            <w:sz w:val="20"/>
            <w:szCs w:val="20"/>
            <w:lang w:val="en-GB"/>
          </w:rPr>
          <w:delText xml:space="preserve">, which is in the previously specified </w:delText>
        </w:r>
        <w:r w:rsidR="000A1437" w:rsidDel="00A24239">
          <w:rPr>
            <w:rFonts w:ascii="Helvetica" w:hAnsi="Helvetica" w:cs="Helvetica"/>
            <w:color w:val="000000"/>
            <w:sz w:val="20"/>
            <w:szCs w:val="20"/>
            <w:lang w:val="en-GB"/>
          </w:rPr>
          <w:delText>resistance</w:delText>
        </w:r>
        <w:r w:rsidR="00D15647" w:rsidDel="00A24239">
          <w:rPr>
            <w:rFonts w:ascii="Helvetica" w:hAnsi="Helvetica" w:cs="Helvetica"/>
            <w:color w:val="000000"/>
            <w:sz w:val="20"/>
            <w:szCs w:val="20"/>
            <w:lang w:val="en-GB"/>
          </w:rPr>
          <w:delText xml:space="preserve"> and </w:delText>
        </w:r>
        <w:r w:rsidR="000A1437" w:rsidDel="00A24239">
          <w:rPr>
            <w:rFonts w:ascii="Helvetica" w:hAnsi="Helvetica" w:cs="Helvetica"/>
            <w:color w:val="000000"/>
            <w:sz w:val="20"/>
            <w:szCs w:val="20"/>
            <w:lang w:val="en-GB"/>
          </w:rPr>
          <w:delText xml:space="preserve">frequency </w:delText>
        </w:r>
        <w:r w:rsidDel="00A24239">
          <w:rPr>
            <w:rFonts w:ascii="Helvetica" w:hAnsi="Helvetica" w:cs="Helvetica"/>
            <w:color w:val="000000"/>
            <w:sz w:val="20"/>
            <w:szCs w:val="20"/>
            <w:lang w:val="en-GB"/>
          </w:rPr>
          <w:delText xml:space="preserve">range. </w:delText>
        </w:r>
      </w:del>
    </w:p>
    <w:p w14:paraId="1D636366" w14:textId="77777777" w:rsidR="00E873B8" w:rsidRDefault="00E873B8">
      <w:pPr>
        <w:rPr>
          <w:ins w:id="208" w:author="Dr. N. Samkharadze" w:date="2020-03-16T17:37:00Z"/>
          <w:rFonts w:ascii="Helvetica" w:hAnsi="Helvetica" w:cs="Helvetica"/>
          <w:color w:val="000000"/>
          <w:sz w:val="20"/>
          <w:szCs w:val="20"/>
          <w:lang w:val="en-GB"/>
        </w:rPr>
      </w:pPr>
    </w:p>
    <w:p w14:paraId="5B2FD4B4" w14:textId="77777777" w:rsidR="00567B50" w:rsidRDefault="00567B50">
      <w:pPr>
        <w:rPr>
          <w:ins w:id="209" w:author="Dr. N. Samkharadze" w:date="2020-03-16T18:24:00Z"/>
          <w:rFonts w:ascii="Helvetica" w:hAnsi="Helvetica" w:cs="Helvetica"/>
          <w:color w:val="000000"/>
          <w:sz w:val="20"/>
          <w:szCs w:val="20"/>
          <w:lang w:val="en-GB"/>
        </w:rPr>
      </w:pPr>
    </w:p>
    <w:p w14:paraId="616E437F" w14:textId="1F956906" w:rsidR="008E3618" w:rsidRDefault="00E873B8">
      <w:pPr>
        <w:rPr>
          <w:rFonts w:ascii="Helvetica" w:hAnsi="Helvetica" w:cs="Helvetica"/>
          <w:color w:val="000000"/>
          <w:sz w:val="20"/>
          <w:szCs w:val="20"/>
          <w:lang w:val="en-GB"/>
        </w:rPr>
      </w:pPr>
      <w:ins w:id="210" w:author="Dr. N. Samkharadze" w:date="2020-03-16T17:37:00Z">
        <w:r>
          <w:rPr>
            <w:rFonts w:ascii="Helvetica" w:hAnsi="Helvetica" w:cs="Helvetica"/>
            <w:color w:val="000000"/>
            <w:sz w:val="20"/>
            <w:szCs w:val="20"/>
            <w:lang w:val="en-GB"/>
          </w:rPr>
          <w:t xml:space="preserve">&lt;&lt;&lt; </w:t>
        </w:r>
        <w:r w:rsidRPr="002A0260">
          <w:rPr>
            <w:rFonts w:ascii="Helvetica" w:hAnsi="Helvetica" w:cs="Helvetica"/>
            <w:color w:val="000000"/>
            <w:sz w:val="20"/>
            <w:szCs w:val="20"/>
            <w:highlight w:val="lightGray"/>
            <w:lang w:val="en-GB"/>
            <w:rPrChange w:id="211" w:author="Dr. N. Samkharadze" w:date="2020-04-07T19:07:00Z">
              <w:rPr>
                <w:rFonts w:ascii="Helvetica" w:hAnsi="Helvetica" w:cs="Helvetica"/>
                <w:color w:val="000000"/>
                <w:sz w:val="20"/>
                <w:szCs w:val="20"/>
                <w:lang w:val="en-GB"/>
              </w:rPr>
            </w:rPrChange>
          </w:rPr>
          <w:t xml:space="preserve">Move </w:t>
        </w:r>
        <w:del w:id="212" w:author="Stephan Philips" w:date="2020-04-10T10:06:00Z">
          <w:r w:rsidRPr="002A0260" w:rsidDel="00A24239">
            <w:rPr>
              <w:rFonts w:ascii="Helvetica" w:hAnsi="Helvetica" w:cs="Helvetica"/>
              <w:color w:val="000000"/>
              <w:sz w:val="20"/>
              <w:szCs w:val="20"/>
              <w:highlight w:val="lightGray"/>
              <w:lang w:val="en-GB"/>
              <w:rPrChange w:id="213" w:author="Dr. N. Samkharadze" w:date="2020-04-07T19:07:00Z">
                <w:rPr>
                  <w:rFonts w:ascii="Helvetica" w:hAnsi="Helvetica" w:cs="Helvetica"/>
                  <w:color w:val="000000"/>
                  <w:sz w:val="20"/>
                  <w:szCs w:val="20"/>
                  <w:lang w:val="en-GB"/>
                </w:rPr>
              </w:rPrChange>
            </w:rPr>
            <w:delText xml:space="preserve">this </w:delText>
          </w:r>
        </w:del>
        <w:r w:rsidRPr="002A0260">
          <w:rPr>
            <w:rFonts w:ascii="Helvetica" w:hAnsi="Helvetica" w:cs="Helvetica"/>
            <w:color w:val="000000"/>
            <w:sz w:val="20"/>
            <w:szCs w:val="20"/>
            <w:highlight w:val="lightGray"/>
            <w:lang w:val="en-GB"/>
            <w:rPrChange w:id="214" w:author="Dr. N. Samkharadze" w:date="2020-04-07T19:07:00Z">
              <w:rPr>
                <w:rFonts w:ascii="Helvetica" w:hAnsi="Helvetica" w:cs="Helvetica"/>
                <w:color w:val="000000"/>
                <w:sz w:val="20"/>
                <w:szCs w:val="20"/>
                <w:lang w:val="en-GB"/>
              </w:rPr>
            </w:rPrChange>
          </w:rPr>
          <w:t>to supplement</w:t>
        </w:r>
        <w:del w:id="215" w:author="Stephan Philips" w:date="2020-04-10T10:06:00Z">
          <w:r w:rsidRPr="002A0260" w:rsidDel="00A24239">
            <w:rPr>
              <w:rFonts w:ascii="Helvetica" w:hAnsi="Helvetica" w:cs="Helvetica"/>
              <w:color w:val="000000"/>
              <w:sz w:val="20"/>
              <w:szCs w:val="20"/>
              <w:highlight w:val="lightGray"/>
              <w:lang w:val="en-GB"/>
              <w:rPrChange w:id="216" w:author="Dr. N. Samkharadze" w:date="2020-04-07T19:07:00Z">
                <w:rPr>
                  <w:rFonts w:ascii="Helvetica" w:hAnsi="Helvetica" w:cs="Helvetica"/>
                  <w:color w:val="000000"/>
                  <w:sz w:val="20"/>
                  <w:szCs w:val="20"/>
                  <w:lang w:val="en-GB"/>
                </w:rPr>
              </w:rPrChange>
            </w:rPr>
            <w:delText xml:space="preserve"> as well</w:delText>
          </w:r>
        </w:del>
        <w:r w:rsidRPr="002A0260">
          <w:rPr>
            <w:rFonts w:ascii="Helvetica" w:hAnsi="Helvetica" w:cs="Helvetica"/>
            <w:color w:val="000000"/>
            <w:sz w:val="20"/>
            <w:szCs w:val="20"/>
            <w:highlight w:val="lightGray"/>
            <w:lang w:val="en-GB"/>
            <w:rPrChange w:id="217" w:author="Dr. N. Samkharadze" w:date="2020-04-07T19:07:00Z">
              <w:rPr>
                <w:rFonts w:ascii="Helvetica" w:hAnsi="Helvetica" w:cs="Helvetica"/>
                <w:color w:val="000000"/>
                <w:sz w:val="20"/>
                <w:szCs w:val="20"/>
                <w:lang w:val="en-GB"/>
              </w:rPr>
            </w:rPrChange>
          </w:rPr>
          <w:t>?</w:t>
        </w:r>
      </w:ins>
    </w:p>
    <w:p w14:paraId="4B44A6F2" w14:textId="1D44BE74" w:rsidR="008E3618" w:rsidRDefault="00E873B8">
      <w:pPr>
        <w:rPr>
          <w:ins w:id="218" w:author="Dr. N. Samkharadze" w:date="2020-03-16T17:37:00Z"/>
          <w:rFonts w:ascii="Helvetica" w:hAnsi="Helvetica" w:cs="Helvetica"/>
          <w:color w:val="000000"/>
          <w:sz w:val="20"/>
          <w:szCs w:val="20"/>
          <w:lang w:val="en-GB"/>
        </w:rPr>
      </w:pPr>
      <w:moveToRangeStart w:id="219" w:author="Dr. N. Samkharadze" w:date="2020-03-16T17:37:00Z" w:name="move35272692"/>
      <w:moveTo w:id="220" w:author="Dr. N. Samkharadze" w:date="2020-03-16T17:37:00Z">
        <w:r>
          <w:rPr>
            <w:rFonts w:ascii="Helvetica" w:hAnsi="Helvetica" w:cs="Helvetica"/>
            <w:color w:val="000000"/>
            <w:sz w:val="20"/>
            <w:szCs w:val="20"/>
            <w:lang w:val="en-GB"/>
          </w:rPr>
          <w:t xml:space="preserve">An image of our inductor and chip is shown in figure 1(e). </w:t>
        </w:r>
      </w:moveTo>
      <w:moveToRangeEnd w:id="219"/>
      <w:r w:rsidR="008B1FFF">
        <w:rPr>
          <w:rFonts w:ascii="Helvetica" w:hAnsi="Helvetica" w:cs="Helvetica"/>
          <w:color w:val="000000"/>
          <w:sz w:val="20"/>
          <w:szCs w:val="20"/>
          <w:lang w:val="en-GB"/>
        </w:rPr>
        <w:t>The parasitic capacitance</w:t>
      </w:r>
      <w:r w:rsidR="008E3618">
        <w:rPr>
          <w:rFonts w:ascii="Helvetica" w:hAnsi="Helvetica" w:cs="Helvetica"/>
          <w:color w:val="000000"/>
          <w:sz w:val="20"/>
          <w:szCs w:val="20"/>
          <w:lang w:val="en-GB"/>
        </w:rPr>
        <w:t xml:space="preserve"> (Cp) </w:t>
      </w:r>
      <w:del w:id="221" w:author="Dr. N. Samkharadze" w:date="2020-03-16T17:38:00Z">
        <w:r w:rsidR="008E3618" w:rsidDel="00E873B8">
          <w:rPr>
            <w:rFonts w:ascii="Helvetica" w:hAnsi="Helvetica" w:cs="Helvetica"/>
            <w:color w:val="000000"/>
            <w:sz w:val="20"/>
            <w:szCs w:val="20"/>
            <w:lang w:val="en-GB"/>
          </w:rPr>
          <w:delText>in this</w:delText>
        </w:r>
      </w:del>
      <w:ins w:id="222" w:author="Dr. N. Samkharadze" w:date="2020-03-16T17:43:00Z">
        <w:r>
          <w:rPr>
            <w:rFonts w:ascii="Helvetica" w:hAnsi="Helvetica" w:cs="Helvetica"/>
            <w:color w:val="000000"/>
            <w:sz w:val="20"/>
            <w:szCs w:val="20"/>
            <w:lang w:val="en-GB"/>
          </w:rPr>
          <w:t xml:space="preserve"> of </w:t>
        </w:r>
      </w:ins>
      <w:ins w:id="223" w:author="Dr. N. Samkharadze" w:date="2020-03-16T17:42:00Z">
        <w:r>
          <w:rPr>
            <w:rFonts w:ascii="Helvetica" w:hAnsi="Helvetica" w:cs="Helvetica"/>
            <w:color w:val="000000"/>
            <w:sz w:val="20"/>
            <w:szCs w:val="20"/>
            <w:lang w:val="en-GB"/>
          </w:rPr>
          <w:t>the</w:t>
        </w:r>
      </w:ins>
      <w:r w:rsidR="008E3618">
        <w:rPr>
          <w:rFonts w:ascii="Helvetica" w:hAnsi="Helvetica" w:cs="Helvetica"/>
          <w:color w:val="000000"/>
          <w:sz w:val="20"/>
          <w:szCs w:val="20"/>
          <w:lang w:val="en-GB"/>
        </w:rPr>
        <w:t xml:space="preserve"> circuit</w:t>
      </w:r>
      <w:r w:rsidR="008B1FFF">
        <w:rPr>
          <w:rFonts w:ascii="Helvetica" w:hAnsi="Helvetica" w:cs="Helvetica"/>
          <w:color w:val="000000"/>
          <w:sz w:val="20"/>
          <w:szCs w:val="20"/>
          <w:lang w:val="en-GB"/>
        </w:rPr>
        <w:t xml:space="preserve"> can be broken down in 3 parts</w:t>
      </w:r>
      <w:ins w:id="224" w:author="Dr. N. Samkharadze" w:date="2020-03-16T17:31:00Z">
        <w:r w:rsidR="00F35C88">
          <w:rPr>
            <w:rFonts w:ascii="Helvetica" w:hAnsi="Helvetica" w:cs="Helvetica"/>
            <w:color w:val="000000"/>
            <w:sz w:val="20"/>
            <w:szCs w:val="20"/>
            <w:lang w:val="en-GB"/>
          </w:rPr>
          <w:t>:</w:t>
        </w:r>
      </w:ins>
      <w:del w:id="225" w:author="Dr. N. Samkharadze" w:date="2020-03-16T17:31:00Z">
        <w:r w:rsidR="008B1FFF" w:rsidDel="00F35C88">
          <w:rPr>
            <w:rFonts w:ascii="Helvetica" w:hAnsi="Helvetica" w:cs="Helvetica"/>
            <w:color w:val="000000"/>
            <w:sz w:val="20"/>
            <w:szCs w:val="20"/>
            <w:lang w:val="en-GB"/>
          </w:rPr>
          <w:delText>,</w:delText>
        </w:r>
      </w:del>
      <w:r w:rsidR="008B1FFF">
        <w:rPr>
          <w:rFonts w:ascii="Helvetica" w:hAnsi="Helvetica" w:cs="Helvetica"/>
          <w:color w:val="000000"/>
          <w:sz w:val="20"/>
          <w:szCs w:val="20"/>
          <w:lang w:val="en-GB"/>
        </w:rPr>
        <w:t xml:space="preserve"> the self-capacitance of the inductor,</w:t>
      </w:r>
      <w:r w:rsidR="00F1770A">
        <w:rPr>
          <w:rFonts w:ascii="Helvetica" w:hAnsi="Helvetica" w:cs="Helvetica"/>
          <w:color w:val="000000"/>
          <w:sz w:val="20"/>
          <w:szCs w:val="20"/>
          <w:lang w:val="en-GB"/>
        </w:rPr>
        <w:t xml:space="preserve"> </w:t>
      </w:r>
      <w:proofErr w:type="spellStart"/>
      <w:r w:rsidR="00F1770A">
        <w:rPr>
          <w:rFonts w:ascii="Helvetica" w:hAnsi="Helvetica" w:cs="Helvetica"/>
          <w:color w:val="000000"/>
          <w:sz w:val="20"/>
          <w:szCs w:val="20"/>
          <w:lang w:val="en-GB"/>
        </w:rPr>
        <w:t>bondwire</w:t>
      </w:r>
      <w:proofErr w:type="spellEnd"/>
      <w:r w:rsidR="00F1770A">
        <w:rPr>
          <w:rFonts w:ascii="Helvetica" w:hAnsi="Helvetica" w:cs="Helvetica"/>
          <w:color w:val="000000"/>
          <w:sz w:val="20"/>
          <w:szCs w:val="20"/>
          <w:lang w:val="en-GB"/>
        </w:rPr>
        <w:t xml:space="preserve"> from the inductor to the chip and capacitance of the chip. </w:t>
      </w:r>
      <w:moveFromRangeStart w:id="226" w:author="Dr. N. Samkharadze" w:date="2020-03-16T17:37:00Z" w:name="move35272692"/>
      <w:moveFrom w:id="227" w:author="Dr. N. Samkharadze" w:date="2020-03-16T17:37:00Z">
        <w:r w:rsidR="00F1770A" w:rsidDel="00E873B8">
          <w:rPr>
            <w:rFonts w:ascii="Helvetica" w:hAnsi="Helvetica" w:cs="Helvetica"/>
            <w:color w:val="000000"/>
            <w:sz w:val="20"/>
            <w:szCs w:val="20"/>
            <w:lang w:val="en-GB"/>
          </w:rPr>
          <w:t xml:space="preserve">An image of our inductor and chip is shown in figure 1(e). </w:t>
        </w:r>
      </w:moveFrom>
      <w:moveFromRangeEnd w:id="226"/>
      <w:r w:rsidR="00F1770A">
        <w:rPr>
          <w:rFonts w:ascii="Helvetica" w:hAnsi="Helvetica" w:cs="Helvetica"/>
          <w:color w:val="000000"/>
          <w:sz w:val="20"/>
          <w:szCs w:val="20"/>
          <w:lang w:val="en-GB"/>
        </w:rPr>
        <w:t>The self-capacitance of the inductor is around 50fF, this is kept low using high kinetic inductance materials. We estimate</w:t>
      </w:r>
      <w:del w:id="228" w:author="Dr. N. Samkharadze" w:date="2020-03-16T17:43:00Z">
        <w:r w:rsidR="00F1770A" w:rsidDel="00E873B8">
          <w:rPr>
            <w:rFonts w:ascii="Helvetica" w:hAnsi="Helvetica" w:cs="Helvetica"/>
            <w:color w:val="000000"/>
            <w:sz w:val="20"/>
            <w:szCs w:val="20"/>
            <w:lang w:val="en-GB"/>
          </w:rPr>
          <w:delText>d</w:delText>
        </w:r>
      </w:del>
      <w:r w:rsidR="00F1770A">
        <w:rPr>
          <w:rFonts w:ascii="Helvetica" w:hAnsi="Helvetica" w:cs="Helvetica"/>
          <w:color w:val="000000"/>
          <w:sz w:val="20"/>
          <w:szCs w:val="20"/>
          <w:lang w:val="en-GB"/>
        </w:rPr>
        <w:t xml:space="preserve"> the capacitance of the </w:t>
      </w:r>
      <w:proofErr w:type="spellStart"/>
      <w:r w:rsidR="00F1770A">
        <w:rPr>
          <w:rFonts w:ascii="Helvetica" w:hAnsi="Helvetica" w:cs="Helvetica"/>
          <w:color w:val="000000"/>
          <w:sz w:val="20"/>
          <w:szCs w:val="20"/>
          <w:lang w:val="en-GB"/>
        </w:rPr>
        <w:t>bondwire</w:t>
      </w:r>
      <w:proofErr w:type="spellEnd"/>
      <w:r w:rsidR="00F1770A">
        <w:rPr>
          <w:rFonts w:ascii="Helvetica" w:hAnsi="Helvetica" w:cs="Helvetica"/>
          <w:color w:val="000000"/>
          <w:sz w:val="20"/>
          <w:szCs w:val="20"/>
          <w:lang w:val="en-GB"/>
        </w:rPr>
        <w:t xml:space="preserve"> to be around 50fF from </w:t>
      </w:r>
      <w:proofErr w:type="spellStart"/>
      <w:r w:rsidR="00F1770A">
        <w:rPr>
          <w:rFonts w:ascii="Helvetica" w:hAnsi="Helvetica" w:cs="Helvetica"/>
          <w:color w:val="000000"/>
          <w:sz w:val="20"/>
          <w:szCs w:val="20"/>
          <w:lang w:val="en-GB"/>
        </w:rPr>
        <w:t>Comsol</w:t>
      </w:r>
      <w:proofErr w:type="spellEnd"/>
      <w:r w:rsidR="00F1770A">
        <w:rPr>
          <w:rFonts w:ascii="Helvetica" w:hAnsi="Helvetica" w:cs="Helvetica"/>
          <w:color w:val="000000"/>
          <w:sz w:val="20"/>
          <w:szCs w:val="20"/>
          <w:lang w:val="en-GB"/>
        </w:rPr>
        <w:t xml:space="preserve"> simulations. The chip capacitance is estimated to be 150fF </w:t>
      </w:r>
      <w:r w:rsidR="009C3124">
        <w:rPr>
          <w:rFonts w:ascii="Helvetica" w:hAnsi="Helvetica" w:cs="Helvetica"/>
          <w:color w:val="000000"/>
          <w:sz w:val="20"/>
          <w:szCs w:val="20"/>
          <w:lang w:val="en-GB"/>
        </w:rPr>
        <w:t>using a mic</w:t>
      </w:r>
      <w:r w:rsidR="00834A64">
        <w:rPr>
          <w:rFonts w:ascii="Helvetica" w:hAnsi="Helvetica" w:cs="Helvetica"/>
          <w:color w:val="000000"/>
          <w:sz w:val="20"/>
          <w:szCs w:val="20"/>
          <w:lang w:val="en-GB"/>
        </w:rPr>
        <w:t>r</w:t>
      </w:r>
      <w:r w:rsidR="009C3124">
        <w:rPr>
          <w:rFonts w:ascii="Helvetica" w:hAnsi="Helvetica" w:cs="Helvetica"/>
          <w:color w:val="000000"/>
          <w:sz w:val="20"/>
          <w:szCs w:val="20"/>
          <w:lang w:val="en-GB"/>
        </w:rPr>
        <w:t>ostrip</w:t>
      </w:r>
      <w:r w:rsidR="00F1770A">
        <w:rPr>
          <w:rFonts w:ascii="Helvetica" w:hAnsi="Helvetica" w:cs="Helvetica"/>
          <w:color w:val="000000"/>
          <w:sz w:val="20"/>
          <w:szCs w:val="20"/>
          <w:lang w:val="en-GB"/>
        </w:rPr>
        <w:t xml:space="preserve"> model.</w:t>
      </w:r>
    </w:p>
    <w:p w14:paraId="6B6EDE9A" w14:textId="54FFEB62" w:rsidR="00E873B8" w:rsidRDefault="00E873B8">
      <w:pPr>
        <w:rPr>
          <w:ins w:id="229" w:author="Dr. N. Samkharadze" w:date="2020-03-16T18:24:00Z"/>
          <w:rFonts w:ascii="Helvetica" w:hAnsi="Helvetica" w:cs="Helvetica"/>
          <w:color w:val="000000"/>
          <w:sz w:val="20"/>
          <w:szCs w:val="20"/>
          <w:lang w:val="en-GB"/>
        </w:rPr>
      </w:pPr>
      <w:ins w:id="230" w:author="Dr. N. Samkharadze" w:date="2020-03-16T17:37:00Z">
        <w:r>
          <w:rPr>
            <w:rFonts w:ascii="Helvetica" w:hAnsi="Helvetica" w:cs="Helvetica"/>
            <w:color w:val="000000"/>
            <w:sz w:val="20"/>
            <w:szCs w:val="20"/>
            <w:lang w:val="en-GB"/>
          </w:rPr>
          <w:t>&gt;&gt;&gt;</w:t>
        </w:r>
      </w:ins>
    </w:p>
    <w:p w14:paraId="78F60150" w14:textId="77777777" w:rsidR="00567B50" w:rsidRDefault="00567B50">
      <w:pPr>
        <w:rPr>
          <w:rFonts w:ascii="Helvetica" w:hAnsi="Helvetica" w:cs="Helvetica"/>
          <w:color w:val="000000"/>
          <w:sz w:val="20"/>
          <w:szCs w:val="20"/>
          <w:lang w:val="en-GB"/>
        </w:rPr>
      </w:pPr>
    </w:p>
    <w:p w14:paraId="571FA4F4" w14:textId="74080D03" w:rsidR="008E3618" w:rsidRDefault="008E3618">
      <w:pPr>
        <w:rPr>
          <w:rFonts w:ascii="Helvetica" w:hAnsi="Helvetica" w:cs="Helvetica"/>
          <w:color w:val="000000"/>
          <w:sz w:val="20"/>
          <w:szCs w:val="20"/>
          <w:lang w:val="en-GB"/>
        </w:rPr>
      </w:pPr>
    </w:p>
    <w:p w14:paraId="64FE18B5" w14:textId="4D72FBEC" w:rsidR="000A1437" w:rsidRDefault="008E3618" w:rsidP="008E36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del w:id="231" w:author="Dr. N. Samkharadze" w:date="2020-03-16T17:45:00Z">
        <w:r w:rsidDel="00E873B8">
          <w:rPr>
            <w:rFonts w:ascii="Helvetica" w:hAnsi="Helvetica" w:cs="Helvetica"/>
            <w:color w:val="000000"/>
            <w:sz w:val="20"/>
            <w:szCs w:val="20"/>
            <w:lang w:val="en-GB"/>
          </w:rPr>
          <w:delText>Before</w:delText>
        </w:r>
        <w:r w:rsidR="00834A64" w:rsidDel="00E873B8">
          <w:rPr>
            <w:rFonts w:ascii="Helvetica" w:hAnsi="Helvetica" w:cs="Helvetica"/>
            <w:color w:val="000000"/>
            <w:sz w:val="20"/>
            <w:szCs w:val="20"/>
            <w:lang w:val="en-GB"/>
          </w:rPr>
          <w:delText>,</w:delText>
        </w:r>
        <w:r w:rsidDel="00E873B8">
          <w:rPr>
            <w:rFonts w:ascii="Helvetica" w:hAnsi="Helvetica" w:cs="Helvetica"/>
            <w:color w:val="000000"/>
            <w:sz w:val="20"/>
            <w:szCs w:val="20"/>
            <w:lang w:val="en-GB"/>
          </w:rPr>
          <w:delText xml:space="preserve"> it was mentioned that a large capacitance from the accumulation gate to the 2DEG is desirable.</w:delText>
        </w:r>
      </w:del>
      <w:ins w:id="232" w:author="Dr. N. Samkharadze" w:date="2020-03-16T17:48:00Z">
        <w:del w:id="233" w:author="Stephan Philips" w:date="2020-04-10T10:06:00Z">
          <w:r w:rsidR="00ED5207" w:rsidDel="00A24239">
            <w:rPr>
              <w:rFonts w:ascii="Helvetica" w:hAnsi="Helvetica" w:cs="Helvetica"/>
              <w:color w:val="000000"/>
              <w:sz w:val="20"/>
              <w:szCs w:val="20"/>
              <w:lang w:val="en-GB"/>
            </w:rPr>
            <w:delText xml:space="preserve"> </w:delText>
          </w:r>
        </w:del>
      </w:ins>
      <w:ins w:id="234" w:author="Dr. N. Samkharadze" w:date="2020-03-16T17:52:00Z">
        <w:r w:rsidR="00ED5207">
          <w:rPr>
            <w:rFonts w:ascii="Helvetica" w:hAnsi="Helvetica" w:cs="Helvetica"/>
            <w:color w:val="000000"/>
            <w:sz w:val="20"/>
            <w:szCs w:val="20"/>
            <w:lang w:val="en-GB"/>
          </w:rPr>
          <w:t>Moreover, from additional</w:t>
        </w:r>
      </w:ins>
      <w:del w:id="235" w:author="Dr. N. Samkharadze" w:date="2020-03-16T17:52:00Z">
        <w:r w:rsidDel="00ED5207">
          <w:rPr>
            <w:rFonts w:ascii="Helvetica" w:hAnsi="Helvetica" w:cs="Helvetica"/>
            <w:color w:val="000000"/>
            <w:sz w:val="20"/>
            <w:szCs w:val="20"/>
            <w:lang w:val="en-GB"/>
          </w:rPr>
          <w:delText xml:space="preserve"> From</w:delText>
        </w:r>
      </w:del>
      <w:r>
        <w:rPr>
          <w:rFonts w:ascii="Helvetica" w:hAnsi="Helvetica" w:cs="Helvetica"/>
          <w:color w:val="000000"/>
          <w:sz w:val="20"/>
          <w:szCs w:val="20"/>
          <w:lang w:val="en-GB"/>
        </w:rPr>
        <w:t xml:space="preserve"> simulations </w:t>
      </w:r>
      <w:ins w:id="236" w:author="Dr. N. Samkharadze" w:date="2020-03-16T17:58:00Z">
        <w:r w:rsidR="00E81E3F">
          <w:rPr>
            <w:rFonts w:ascii="Helvetica" w:hAnsi="Helvetica" w:cs="Helvetica"/>
            <w:color w:val="000000"/>
            <w:sz w:val="20"/>
            <w:szCs w:val="20"/>
            <w:lang w:val="en-GB"/>
          </w:rPr>
          <w:t xml:space="preserve">(not shown) </w:t>
        </w:r>
      </w:ins>
      <w:r>
        <w:rPr>
          <w:rFonts w:ascii="Helvetica" w:hAnsi="Helvetica" w:cs="Helvetica"/>
          <w:color w:val="000000"/>
          <w:sz w:val="20"/>
          <w:szCs w:val="20"/>
          <w:lang w:val="en-GB"/>
        </w:rPr>
        <w:t>we estimate that a minimal capacitance</w:t>
      </w:r>
      <w:ins w:id="237" w:author="Dr. N. Samkharadze" w:date="2020-03-16T17:52:00Z">
        <w:r w:rsidR="00ED5207">
          <w:rPr>
            <w:rFonts w:ascii="Helvetica" w:hAnsi="Helvetica" w:cs="Helvetica"/>
            <w:color w:val="000000"/>
            <w:sz w:val="20"/>
            <w:szCs w:val="20"/>
            <w:lang w:val="en-GB"/>
          </w:rPr>
          <w:t xml:space="preserve"> </w:t>
        </w:r>
      </w:ins>
      <w:del w:id="238" w:author="Dr. N. Samkharadze" w:date="2020-03-16T17:53:00Z">
        <w:r w:rsidDel="00ED5207">
          <w:rPr>
            <w:rFonts w:ascii="Helvetica" w:hAnsi="Helvetica" w:cs="Helvetica"/>
            <w:color w:val="000000"/>
            <w:sz w:val="20"/>
            <w:szCs w:val="20"/>
            <w:lang w:val="en-GB"/>
          </w:rPr>
          <w:delText xml:space="preserve"> of </w:delText>
        </w:r>
      </w:del>
      <w:ins w:id="239" w:author="Dr. N. Samkharadze" w:date="2020-03-16T17:53:00Z">
        <w:r w:rsidR="00ED5207">
          <w:rPr>
            <w:rFonts w:ascii="Helvetica" w:hAnsi="Helvetica" w:cs="Helvetica"/>
            <w:color w:val="000000"/>
            <w:sz w:val="20"/>
            <w:szCs w:val="20"/>
            <w:lang w:val="en-GB"/>
          </w:rPr>
          <w:t>C</w:t>
        </w:r>
        <w:r w:rsidR="00ED5207" w:rsidRPr="00ED5207">
          <w:rPr>
            <w:rFonts w:ascii="Helvetica" w:hAnsi="Helvetica" w:cs="Helvetica"/>
            <w:color w:val="000000"/>
            <w:sz w:val="20"/>
            <w:szCs w:val="20"/>
            <w:vertAlign w:val="subscript"/>
            <w:lang w:val="en-GB"/>
            <w:rPrChange w:id="240" w:author="Dr. N. Samkharadze" w:date="2020-03-16T17:53:00Z">
              <w:rPr>
                <w:rFonts w:ascii="Helvetica" w:hAnsi="Helvetica" w:cs="Helvetica"/>
                <w:color w:val="000000"/>
                <w:sz w:val="20"/>
                <w:szCs w:val="20"/>
                <w:lang w:val="en-GB"/>
              </w:rPr>
            </w:rPrChange>
          </w:rPr>
          <w:t>2DEG</w:t>
        </w:r>
        <w:r w:rsidR="00ED5207" w:rsidRPr="00ED5207">
          <w:rPr>
            <w:rFonts w:ascii="Helvetica" w:hAnsi="Helvetica" w:cs="Helvetica"/>
            <w:color w:val="000000"/>
            <w:sz w:val="20"/>
            <w:szCs w:val="20"/>
            <w:lang w:val="en-GB"/>
            <w:rPrChange w:id="241" w:author="Dr. N. Samkharadze" w:date="2020-03-16T17:54:00Z">
              <w:rPr>
                <w:rFonts w:ascii="Helvetica" w:hAnsi="Helvetica" w:cs="Helvetica"/>
                <w:color w:val="000000"/>
                <w:sz w:val="20"/>
                <w:szCs w:val="20"/>
                <w:vertAlign w:val="subscript"/>
                <w:lang w:val="en-GB"/>
              </w:rPr>
            </w:rPrChange>
          </w:rPr>
          <w:t>=</w:t>
        </w:r>
      </w:ins>
      <w:r>
        <w:rPr>
          <w:rFonts w:ascii="Helvetica" w:hAnsi="Helvetica" w:cs="Helvetica"/>
          <w:color w:val="000000"/>
          <w:sz w:val="20"/>
          <w:szCs w:val="20"/>
          <w:lang w:val="en-GB"/>
        </w:rPr>
        <w:t xml:space="preserve">50fF (@200Mhz) is </w:t>
      </w:r>
      <w:del w:id="242" w:author="Dr. N. Samkharadze" w:date="2020-03-16T18:25:00Z">
        <w:r w:rsidDel="006008BC">
          <w:rPr>
            <w:rFonts w:ascii="Helvetica" w:hAnsi="Helvetica" w:cs="Helvetica"/>
            <w:color w:val="000000"/>
            <w:sz w:val="20"/>
            <w:szCs w:val="20"/>
            <w:lang w:val="en-GB"/>
          </w:rPr>
          <w:delText xml:space="preserve">needed </w:delText>
        </w:r>
      </w:del>
      <w:ins w:id="243" w:author="Dr. N. Samkharadze" w:date="2020-03-16T18:25:00Z">
        <w:r w:rsidR="006008BC">
          <w:rPr>
            <w:rFonts w:ascii="Helvetica" w:hAnsi="Helvetica" w:cs="Helvetica"/>
            <w:color w:val="000000"/>
            <w:sz w:val="20"/>
            <w:szCs w:val="20"/>
            <w:lang w:val="en-GB"/>
          </w:rPr>
          <w:t xml:space="preserve">required </w:t>
        </w:r>
      </w:ins>
      <w:ins w:id="244" w:author="Dr. N. Samkharadze" w:date="2020-03-16T17:53:00Z">
        <w:r w:rsidR="00ED5207">
          <w:rPr>
            <w:rFonts w:ascii="Helvetica" w:hAnsi="Helvetica" w:cs="Helvetica"/>
            <w:color w:val="000000"/>
            <w:sz w:val="20"/>
            <w:szCs w:val="20"/>
            <w:lang w:val="en-GB"/>
          </w:rPr>
          <w:t xml:space="preserve">between the accumulation gate and the reservoir 2DEG </w:t>
        </w:r>
      </w:ins>
      <w:r>
        <w:rPr>
          <w:rFonts w:ascii="Helvetica" w:hAnsi="Helvetica" w:cs="Helvetica"/>
          <w:color w:val="000000"/>
          <w:sz w:val="20"/>
          <w:szCs w:val="20"/>
          <w:lang w:val="en-GB"/>
        </w:rPr>
        <w:t xml:space="preserve">to not affect the matching condition of the circuit. </w:t>
      </w:r>
      <w:ins w:id="245" w:author="Dr. N. Samkharadze" w:date="2020-03-16T17:54:00Z">
        <w:r w:rsidR="00ED5207">
          <w:rPr>
            <w:rFonts w:ascii="Helvetica" w:hAnsi="Helvetica" w:cs="Helvetica"/>
            <w:color w:val="000000"/>
            <w:sz w:val="20"/>
            <w:szCs w:val="20"/>
            <w:lang w:val="en-GB"/>
          </w:rPr>
          <w:t xml:space="preserve">And </w:t>
        </w:r>
      </w:ins>
      <w:del w:id="246" w:author="Dr. N. Samkharadze" w:date="2020-03-16T17:54:00Z">
        <w:r w:rsidDel="00ED5207">
          <w:rPr>
            <w:rFonts w:ascii="Helvetica" w:hAnsi="Helvetica" w:cs="Helvetica"/>
            <w:color w:val="000000"/>
            <w:sz w:val="20"/>
            <w:szCs w:val="20"/>
            <w:lang w:val="en-GB"/>
          </w:rPr>
          <w:delText>T</w:delText>
        </w:r>
      </w:del>
      <w:ins w:id="247" w:author="Dr. N. Samkharadze" w:date="2020-03-16T17:54:00Z">
        <w:r w:rsidR="00ED5207">
          <w:rPr>
            <w:rFonts w:ascii="Helvetica" w:hAnsi="Helvetica" w:cs="Helvetica"/>
            <w:color w:val="000000"/>
            <w:sz w:val="20"/>
            <w:szCs w:val="20"/>
            <w:lang w:val="en-GB"/>
          </w:rPr>
          <w:t>t</w:t>
        </w:r>
      </w:ins>
      <w:r>
        <w:rPr>
          <w:rFonts w:ascii="Helvetica" w:hAnsi="Helvetica" w:cs="Helvetica"/>
          <w:color w:val="000000"/>
          <w:sz w:val="20"/>
          <w:szCs w:val="20"/>
          <w:lang w:val="en-GB"/>
        </w:rPr>
        <w:t xml:space="preserve">he resistance of the 2DEG below the lead gate </w:t>
      </w:r>
      <w:proofErr w:type="spellStart"/>
      <w:ins w:id="248" w:author="Dr. N. Samkharadze" w:date="2020-03-16T17:55:00Z">
        <w:r w:rsidR="00ED5207">
          <w:rPr>
            <w:rFonts w:ascii="Helvetica" w:hAnsi="Helvetica" w:cs="Helvetica"/>
            <w:color w:val="000000"/>
            <w:sz w:val="20"/>
            <w:szCs w:val="20"/>
            <w:lang w:val="en-GB"/>
          </w:rPr>
          <w:t>R</w:t>
        </w:r>
        <w:r w:rsidR="00ED5207" w:rsidRPr="00ED5207">
          <w:rPr>
            <w:rFonts w:ascii="Helvetica" w:hAnsi="Helvetica" w:cs="Helvetica"/>
            <w:color w:val="000000"/>
            <w:sz w:val="20"/>
            <w:szCs w:val="20"/>
            <w:vertAlign w:val="subscript"/>
            <w:lang w:val="en-GB"/>
            <w:rPrChange w:id="249" w:author="Dr. N. Samkharadze" w:date="2020-03-16T17:55:00Z">
              <w:rPr>
                <w:rFonts w:ascii="Helvetica" w:hAnsi="Helvetica" w:cs="Helvetica"/>
                <w:color w:val="000000"/>
                <w:sz w:val="20"/>
                <w:szCs w:val="20"/>
                <w:lang w:val="en-GB"/>
              </w:rPr>
            </w:rPrChange>
          </w:rPr>
          <w:t>Lead</w:t>
        </w:r>
        <w:proofErr w:type="spellEnd"/>
        <w:r w:rsidR="00ED5207">
          <w:rPr>
            <w:rFonts w:ascii="Helvetica" w:hAnsi="Helvetica" w:cs="Helvetica"/>
            <w:color w:val="000000"/>
            <w:sz w:val="20"/>
            <w:szCs w:val="20"/>
            <w:lang w:val="en-GB"/>
          </w:rPr>
          <w:t xml:space="preserve"> </w:t>
        </w:r>
      </w:ins>
      <w:r>
        <w:rPr>
          <w:rFonts w:ascii="Helvetica" w:hAnsi="Helvetica" w:cs="Helvetica"/>
          <w:color w:val="000000"/>
          <w:sz w:val="20"/>
          <w:szCs w:val="20"/>
          <w:lang w:val="en-GB"/>
        </w:rPr>
        <w:t xml:space="preserve">should be tuned at least </w:t>
      </w:r>
      <w:del w:id="250" w:author="Dr. N. Samkharadze" w:date="2020-03-16T17:55:00Z">
        <w:r w:rsidDel="00ED5207">
          <w:rPr>
            <w:rFonts w:ascii="Helvetica" w:hAnsi="Helvetica" w:cs="Helvetica"/>
            <w:color w:val="000000"/>
            <w:sz w:val="20"/>
            <w:szCs w:val="20"/>
            <w:lang w:val="en-GB"/>
          </w:rPr>
          <w:delText xml:space="preserve">5 to </w:delText>
        </w:r>
      </w:del>
      <w:r>
        <w:rPr>
          <w:rFonts w:ascii="Helvetica" w:hAnsi="Helvetica" w:cs="Helvetica"/>
          <w:color w:val="000000"/>
          <w:sz w:val="20"/>
          <w:szCs w:val="20"/>
          <w:lang w:val="en-GB"/>
        </w:rPr>
        <w:t xml:space="preserve">10 times larger than the matching resistance. When operating the device, we noticed that </w:t>
      </w:r>
      <w:r w:rsidR="00E621B4">
        <w:rPr>
          <w:rFonts w:ascii="Helvetica" w:hAnsi="Helvetica" w:cs="Helvetica"/>
          <w:color w:val="000000"/>
          <w:sz w:val="20"/>
          <w:szCs w:val="20"/>
          <w:lang w:val="en-GB"/>
        </w:rPr>
        <w:t>there</w:t>
      </w:r>
      <w:r>
        <w:rPr>
          <w:rFonts w:ascii="Helvetica" w:hAnsi="Helvetica" w:cs="Helvetica"/>
          <w:color w:val="000000"/>
          <w:sz w:val="20"/>
          <w:szCs w:val="20"/>
          <w:lang w:val="en-GB"/>
        </w:rPr>
        <w:t xml:space="preserve"> is no difference between operating it around 10MOhm and open. This </w:t>
      </w:r>
      <w:commentRangeStart w:id="251"/>
      <w:del w:id="252" w:author="Dr. N. Samkharadze" w:date="2020-03-16T17:50:00Z">
        <w:r w:rsidR="000A1437" w:rsidDel="00ED5207">
          <w:rPr>
            <w:rFonts w:ascii="Helvetica" w:hAnsi="Helvetica" w:cs="Helvetica"/>
            <w:color w:val="000000"/>
            <w:sz w:val="20"/>
            <w:szCs w:val="20"/>
            <w:lang w:val="en-GB"/>
          </w:rPr>
          <w:delText>shows that</w:delText>
        </w:r>
        <w:r w:rsidDel="00ED5207">
          <w:rPr>
            <w:rFonts w:ascii="Helvetica" w:hAnsi="Helvetica" w:cs="Helvetica"/>
            <w:color w:val="000000"/>
            <w:sz w:val="20"/>
            <w:szCs w:val="20"/>
            <w:lang w:val="en-GB"/>
          </w:rPr>
          <w:delText xml:space="preserve"> i</w:delText>
        </w:r>
        <w:r w:rsidR="000A1437" w:rsidDel="00ED5207">
          <w:rPr>
            <w:rFonts w:ascii="Helvetica" w:hAnsi="Helvetica" w:cs="Helvetica"/>
            <w:color w:val="000000"/>
            <w:sz w:val="20"/>
            <w:szCs w:val="20"/>
            <w:lang w:val="en-GB"/>
          </w:rPr>
          <w:delText>t is</w:delText>
        </w:r>
        <w:r w:rsidDel="00ED5207">
          <w:rPr>
            <w:rFonts w:ascii="Helvetica" w:hAnsi="Helvetica" w:cs="Helvetica"/>
            <w:color w:val="000000"/>
            <w:sz w:val="20"/>
            <w:szCs w:val="20"/>
            <w:lang w:val="en-GB"/>
          </w:rPr>
          <w:delText xml:space="preserve"> </w:delText>
        </w:r>
      </w:del>
      <w:del w:id="253" w:author="Dr. N. Samkharadze" w:date="2020-03-16T17:49:00Z">
        <w:r w:rsidDel="00ED5207">
          <w:rPr>
            <w:rFonts w:ascii="Helvetica" w:hAnsi="Helvetica" w:cs="Helvetica"/>
            <w:color w:val="000000"/>
            <w:sz w:val="20"/>
            <w:szCs w:val="20"/>
            <w:lang w:val="en-GB"/>
          </w:rPr>
          <w:delText xml:space="preserve">fine </w:delText>
        </w:r>
      </w:del>
      <w:del w:id="254" w:author="Dr. N. Samkharadze" w:date="2020-03-16T17:50:00Z">
        <w:r w:rsidDel="00ED5207">
          <w:rPr>
            <w:rFonts w:ascii="Helvetica" w:hAnsi="Helvetica" w:cs="Helvetica"/>
            <w:color w:val="000000"/>
            <w:sz w:val="20"/>
            <w:szCs w:val="20"/>
            <w:lang w:val="en-GB"/>
          </w:rPr>
          <w:delText>to operate a sensing dot with a ground only defined at one side and</w:delText>
        </w:r>
      </w:del>
      <w:commentRangeEnd w:id="251"/>
      <w:r w:rsidR="00ED5207">
        <w:rPr>
          <w:rStyle w:val="Verwijzingopmerking"/>
        </w:rPr>
        <w:commentReference w:id="251"/>
      </w:r>
      <w:del w:id="255" w:author="Dr. N. Samkharadze" w:date="2020-03-16T17:50:00Z">
        <w:r w:rsidDel="00ED5207">
          <w:rPr>
            <w:rFonts w:ascii="Helvetica" w:hAnsi="Helvetica" w:cs="Helvetica"/>
            <w:color w:val="000000"/>
            <w:sz w:val="20"/>
            <w:szCs w:val="20"/>
            <w:lang w:val="en-GB"/>
          </w:rPr>
          <w:delText xml:space="preserve"> </w:delText>
        </w:r>
      </w:del>
      <w:r w:rsidR="000A1437">
        <w:rPr>
          <w:rFonts w:ascii="Helvetica" w:hAnsi="Helvetica" w:cs="Helvetica"/>
          <w:color w:val="000000"/>
          <w:sz w:val="20"/>
          <w:szCs w:val="20"/>
          <w:lang w:val="en-GB"/>
        </w:rPr>
        <w:t>suggests</w:t>
      </w:r>
      <w:r>
        <w:rPr>
          <w:rFonts w:ascii="Helvetica" w:hAnsi="Helvetica" w:cs="Helvetica"/>
          <w:color w:val="000000"/>
          <w:sz w:val="20"/>
          <w:szCs w:val="20"/>
          <w:lang w:val="en-GB"/>
        </w:rPr>
        <w:t xml:space="preserve"> it should possible to remove the ohmic</w:t>
      </w:r>
      <w:r w:rsidR="00E621B4">
        <w:rPr>
          <w:rFonts w:ascii="Helvetica" w:hAnsi="Helvetica" w:cs="Helvetica"/>
          <w:color w:val="000000"/>
          <w:sz w:val="20"/>
          <w:szCs w:val="20"/>
          <w:lang w:val="en-GB"/>
        </w:rPr>
        <w:t xml:space="preserve"> and</w:t>
      </w:r>
      <w:r w:rsidR="00834A64">
        <w:rPr>
          <w:rFonts w:ascii="Helvetica" w:hAnsi="Helvetica" w:cs="Helvetica"/>
          <w:color w:val="000000"/>
          <w:sz w:val="20"/>
          <w:szCs w:val="20"/>
          <w:lang w:val="en-GB"/>
        </w:rPr>
        <w:t xml:space="preserve"> the</w:t>
      </w:r>
      <w:r w:rsidR="00E621B4">
        <w:rPr>
          <w:rFonts w:ascii="Helvetica" w:hAnsi="Helvetica" w:cs="Helvetica"/>
          <w:color w:val="000000"/>
          <w:sz w:val="20"/>
          <w:szCs w:val="20"/>
          <w:lang w:val="en-GB"/>
        </w:rPr>
        <w:t xml:space="preserve"> lead gate</w:t>
      </w:r>
      <w:r>
        <w:rPr>
          <w:rFonts w:ascii="Helvetica" w:hAnsi="Helvetica" w:cs="Helvetica"/>
          <w:color w:val="000000"/>
          <w:sz w:val="20"/>
          <w:szCs w:val="20"/>
          <w:lang w:val="en-GB"/>
        </w:rPr>
        <w:t xml:space="preserve"> </w:t>
      </w:r>
      <w:del w:id="256" w:author="Dr. N. Samkharadze" w:date="2020-03-16T17:56:00Z">
        <w:r w:rsidDel="00ED5207">
          <w:rPr>
            <w:rFonts w:ascii="Helvetica" w:hAnsi="Helvetica" w:cs="Helvetica"/>
            <w:color w:val="000000"/>
            <w:sz w:val="20"/>
            <w:szCs w:val="20"/>
            <w:lang w:val="en-GB"/>
          </w:rPr>
          <w:delText>all together</w:delText>
        </w:r>
      </w:del>
      <w:ins w:id="257" w:author="Dr. N. Samkharadze" w:date="2020-03-16T17:56:00Z">
        <w:r w:rsidR="00ED5207">
          <w:rPr>
            <w:rFonts w:ascii="Helvetica" w:hAnsi="Helvetica" w:cs="Helvetica"/>
            <w:color w:val="000000"/>
            <w:sz w:val="20"/>
            <w:szCs w:val="20"/>
            <w:lang w:val="en-GB"/>
          </w:rPr>
          <w:t>altogether</w:t>
        </w:r>
      </w:ins>
      <w:r w:rsidR="000A1437">
        <w:rPr>
          <w:rFonts w:ascii="Helvetica" w:hAnsi="Helvetica" w:cs="Helvetica"/>
          <w:color w:val="000000"/>
          <w:sz w:val="20"/>
          <w:szCs w:val="20"/>
          <w:lang w:val="en-GB"/>
        </w:rPr>
        <w:t>. Note that t</w:t>
      </w:r>
      <w:r>
        <w:rPr>
          <w:rFonts w:ascii="Helvetica" w:hAnsi="Helvetica" w:cs="Helvetica"/>
          <w:color w:val="000000"/>
          <w:sz w:val="20"/>
          <w:szCs w:val="20"/>
          <w:lang w:val="en-GB"/>
        </w:rPr>
        <w:t xml:space="preserve">his could make the tune up of the device harder, as no transport measurements </w:t>
      </w:r>
      <w:ins w:id="258" w:author="Dr. N. Samkharadze" w:date="2020-03-16T17:51:00Z">
        <w:r w:rsidR="00ED5207">
          <w:rPr>
            <w:rFonts w:ascii="Helvetica" w:hAnsi="Helvetica" w:cs="Helvetica"/>
            <w:color w:val="000000"/>
            <w:sz w:val="20"/>
            <w:szCs w:val="20"/>
            <w:lang w:val="en-GB"/>
          </w:rPr>
          <w:t xml:space="preserve">through the sensing dot </w:t>
        </w:r>
      </w:ins>
      <w:del w:id="259" w:author="Dr. N. Samkharadze" w:date="2020-03-16T17:56:00Z">
        <w:r w:rsidDel="00ED5207">
          <w:rPr>
            <w:rFonts w:ascii="Helvetica" w:hAnsi="Helvetica" w:cs="Helvetica"/>
            <w:color w:val="000000"/>
            <w:sz w:val="20"/>
            <w:szCs w:val="20"/>
            <w:lang w:val="en-GB"/>
          </w:rPr>
          <w:delText xml:space="preserve">are </w:delText>
        </w:r>
      </w:del>
      <w:ins w:id="260" w:author="Dr. N. Samkharadze" w:date="2020-03-16T17:56:00Z">
        <w:r w:rsidR="00ED5207">
          <w:rPr>
            <w:rFonts w:ascii="Helvetica" w:hAnsi="Helvetica" w:cs="Helvetica"/>
            <w:color w:val="000000"/>
            <w:sz w:val="20"/>
            <w:szCs w:val="20"/>
            <w:lang w:val="en-GB"/>
          </w:rPr>
          <w:t xml:space="preserve">would be </w:t>
        </w:r>
      </w:ins>
      <w:r>
        <w:rPr>
          <w:rFonts w:ascii="Helvetica" w:hAnsi="Helvetica" w:cs="Helvetica"/>
          <w:color w:val="000000"/>
          <w:sz w:val="20"/>
          <w:szCs w:val="20"/>
          <w:lang w:val="en-GB"/>
        </w:rPr>
        <w:t>possible.</w:t>
      </w:r>
    </w:p>
    <w:p w14:paraId="100193DE" w14:textId="71B963DD" w:rsidR="002F084B"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We also simulated the effect of the bandwidth for this circuit </w:t>
      </w:r>
      <w:r w:rsidRPr="00A24239">
        <w:rPr>
          <w:rFonts w:ascii="Helvetica" w:hAnsi="Helvetica" w:cs="Helvetica"/>
          <w:color w:val="FF0000"/>
          <w:sz w:val="20"/>
          <w:szCs w:val="20"/>
          <w:lang w:val="en-GB"/>
          <w:rPrChange w:id="261" w:author="Stephan Philips" w:date="2020-04-10T10:07:00Z">
            <w:rPr>
              <w:rFonts w:ascii="Helvetica" w:hAnsi="Helvetica" w:cs="Helvetica"/>
              <w:color w:val="000000"/>
              <w:sz w:val="20"/>
              <w:szCs w:val="20"/>
              <w:lang w:val="en-GB"/>
            </w:rPr>
          </w:rPrChange>
        </w:rPr>
        <w:t xml:space="preserve">(not shown </w:t>
      </w:r>
      <w:r w:rsidRPr="00A24239">
        <w:rPr>
          <w:rFonts w:ascii="Helvetica" w:hAnsi="Helvetica" w:cs="Helvetica"/>
          <w:color w:val="FF0000"/>
          <w:sz w:val="20"/>
          <w:szCs w:val="20"/>
          <w:lang w:val="en-GB"/>
          <w:rPrChange w:id="262" w:author="Stephan Philips" w:date="2020-04-10T10:07:00Z">
            <w:rPr>
              <w:rFonts w:ascii="Helvetica" w:hAnsi="Helvetica" w:cs="Helvetica"/>
              <w:color w:val="000000"/>
              <w:sz w:val="20"/>
              <w:szCs w:val="20"/>
              <w:lang w:val="en-GB"/>
            </w:rPr>
          </w:rPrChange>
        </w:rPr>
        <w:sym w:font="Wingdings" w:char="F0E0"/>
      </w:r>
      <w:r w:rsidRPr="00A24239">
        <w:rPr>
          <w:rFonts w:ascii="Helvetica" w:hAnsi="Helvetica" w:cs="Helvetica"/>
          <w:color w:val="FF0000"/>
          <w:sz w:val="20"/>
          <w:szCs w:val="20"/>
          <w:lang w:val="en-GB"/>
          <w:rPrChange w:id="263" w:author="Stephan Philips" w:date="2020-04-10T10:07:00Z">
            <w:rPr>
              <w:rFonts w:ascii="Helvetica" w:hAnsi="Helvetica" w:cs="Helvetica"/>
              <w:color w:val="000000"/>
              <w:sz w:val="20"/>
              <w:szCs w:val="20"/>
              <w:lang w:val="en-GB"/>
            </w:rPr>
          </w:rPrChange>
        </w:rPr>
        <w:t xml:space="preserve"> PUT |N sup?)</w:t>
      </w:r>
      <w:r>
        <w:rPr>
          <w:rFonts w:ascii="Helvetica" w:hAnsi="Helvetica" w:cs="Helvetica"/>
          <w:color w:val="000000"/>
          <w:sz w:val="20"/>
          <w:szCs w:val="20"/>
          <w:lang w:val="en-GB"/>
        </w:rPr>
        <w:t>. We only see a weak dependence of the bandwidth in function</w:t>
      </w:r>
      <w:r w:rsidR="00834A64">
        <w:rPr>
          <w:rFonts w:ascii="Helvetica" w:hAnsi="Helvetica" w:cs="Helvetica"/>
          <w:color w:val="000000"/>
          <w:sz w:val="20"/>
          <w:szCs w:val="20"/>
          <w:lang w:val="en-GB"/>
        </w:rPr>
        <w:t xml:space="preserve"> of</w:t>
      </w:r>
      <w:r>
        <w:rPr>
          <w:rFonts w:ascii="Helvetica" w:hAnsi="Helvetica" w:cs="Helvetica"/>
          <w:color w:val="000000"/>
          <w:sz w:val="20"/>
          <w:szCs w:val="20"/>
          <w:lang w:val="en-GB"/>
        </w:rPr>
        <w:t xml:space="preserve"> inductance and parasitic capacitance for practical values (bandwidth range from 0.5 to 1MHz)</w:t>
      </w:r>
      <w:r w:rsidR="00E621B4">
        <w:rPr>
          <w:rFonts w:ascii="Helvetica" w:hAnsi="Helvetica" w:cs="Helvetica"/>
          <w:color w:val="000000"/>
          <w:sz w:val="20"/>
          <w:szCs w:val="20"/>
          <w:lang w:val="en-GB"/>
        </w:rPr>
        <w:t>.</w:t>
      </w:r>
      <w:r w:rsidR="00834A64">
        <w:rPr>
          <w:rFonts w:ascii="Helvetica" w:hAnsi="Helvetica" w:cs="Helvetica"/>
          <w:color w:val="000000"/>
          <w:sz w:val="20"/>
          <w:szCs w:val="20"/>
          <w:lang w:val="en-GB"/>
        </w:rPr>
        <w:t xml:space="preserve"> This means that the bandwidth cannot be tuned by choosing these parameters.</w:t>
      </w:r>
    </w:p>
    <w:p w14:paraId="16437AB4" w14:textId="35C70DC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30686296" w14:textId="777777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7F8289AE" w14:textId="77777777" w:rsidR="000A1437" w:rsidRDefault="000A1437">
      <w:pPr>
        <w:rPr>
          <w:rFonts w:ascii="Helvetica" w:hAnsi="Helvetica" w:cs="Helvetica"/>
          <w:color w:val="000000"/>
          <w:sz w:val="20"/>
          <w:szCs w:val="20"/>
          <w:lang w:val="en-GB"/>
        </w:rPr>
      </w:pPr>
    </w:p>
    <w:p w14:paraId="7E6B66C7" w14:textId="777777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sz w:val="20"/>
          <w:szCs w:val="20"/>
          <w:lang w:val="en-GB"/>
        </w:rPr>
      </w:pPr>
      <w:r w:rsidRPr="00B22524">
        <w:rPr>
          <w:rFonts w:ascii="Helvetica" w:hAnsi="Helvetica" w:cs="Helvetica"/>
          <w:noProof/>
          <w:color w:val="000000"/>
          <w:sz w:val="20"/>
          <w:szCs w:val="20"/>
          <w:lang w:val="en-GB"/>
        </w:rPr>
        <w:lastRenderedPageBreak/>
        <w:drawing>
          <wp:inline distT="0" distB="0" distL="0" distR="0" wp14:anchorId="70833259" wp14:editId="742F70F2">
            <wp:extent cx="3770275" cy="2626705"/>
            <wp:effectExtent l="0" t="0" r="1905" b="254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2440" cy="2635180"/>
                    </a:xfrm>
                    <a:prstGeom prst="rect">
                      <a:avLst/>
                    </a:prstGeom>
                  </pic:spPr>
                </pic:pic>
              </a:graphicData>
            </a:graphic>
          </wp:inline>
        </w:drawing>
      </w:r>
    </w:p>
    <w:p w14:paraId="7952E6C9" w14:textId="777777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7C6CAF04" w14:textId="12EEB6BA"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Figure 1: Circuit models for several device layouts with one sensing dot </w:t>
      </w:r>
      <w:del w:id="264" w:author="Dr. N. Samkharadze" w:date="2020-03-16T17:58:00Z">
        <w:r w:rsidDel="00E81E3F">
          <w:rPr>
            <w:rFonts w:ascii="Helvetica" w:hAnsi="Helvetica" w:cs="Helvetica"/>
            <w:color w:val="000000"/>
            <w:sz w:val="20"/>
            <w:szCs w:val="20"/>
            <w:lang w:val="en-GB"/>
          </w:rPr>
          <w:delText>hooked up with RF readout</w:delText>
        </w:r>
      </w:del>
      <w:ins w:id="265" w:author="Dr. N. Samkharadze" w:date="2020-03-16T17:58:00Z">
        <w:r w:rsidR="00E81E3F">
          <w:rPr>
            <w:rFonts w:ascii="Helvetica" w:hAnsi="Helvetica" w:cs="Helvetica"/>
            <w:color w:val="000000"/>
            <w:sz w:val="20"/>
            <w:szCs w:val="20"/>
            <w:lang w:val="en-GB"/>
          </w:rPr>
          <w:t>incorporated in an RF tank circuit</w:t>
        </w:r>
      </w:ins>
      <w:del w:id="266" w:author="Dr. N. Samkharadze" w:date="2020-03-16T18:04:00Z">
        <w:r w:rsidDel="00E81E3F">
          <w:rPr>
            <w:rFonts w:ascii="Helvetica" w:hAnsi="Helvetica" w:cs="Helvetica"/>
            <w:color w:val="000000"/>
            <w:sz w:val="20"/>
            <w:szCs w:val="20"/>
            <w:lang w:val="en-GB"/>
          </w:rPr>
          <w:delText xml:space="preserve"> on a mu</w:delText>
        </w:r>
        <w:r w:rsidR="00E621B4" w:rsidDel="00E81E3F">
          <w:rPr>
            <w:rFonts w:ascii="Helvetica" w:hAnsi="Helvetica" w:cs="Helvetica"/>
            <w:color w:val="000000"/>
            <w:sz w:val="20"/>
            <w:szCs w:val="20"/>
            <w:lang w:val="en-GB"/>
          </w:rPr>
          <w:delText>l</w:delText>
        </w:r>
        <w:r w:rsidDel="00E81E3F">
          <w:rPr>
            <w:rFonts w:ascii="Helvetica" w:hAnsi="Helvetica" w:cs="Helvetica"/>
            <w:color w:val="000000"/>
            <w:sz w:val="20"/>
            <w:szCs w:val="20"/>
            <w:lang w:val="en-GB"/>
          </w:rPr>
          <w:delText>tilayer device type</w:delText>
        </w:r>
      </w:del>
      <w:r>
        <w:rPr>
          <w:rFonts w:ascii="Helvetica" w:hAnsi="Helvetica" w:cs="Helvetica"/>
          <w:color w:val="000000"/>
          <w:sz w:val="20"/>
          <w:szCs w:val="20"/>
          <w:lang w:val="en-GB"/>
        </w:rPr>
        <w:t xml:space="preserve">. In the top image of each panel, a circuit model of the device is shown, </w:t>
      </w:r>
      <w:del w:id="267" w:author="Dr. N. Samkharadze" w:date="2020-03-16T17:59:00Z">
        <w:r w:rsidDel="00E81E3F">
          <w:rPr>
            <w:rFonts w:ascii="Helvetica" w:hAnsi="Helvetica" w:cs="Helvetica"/>
            <w:color w:val="000000"/>
            <w:sz w:val="20"/>
            <w:szCs w:val="20"/>
            <w:lang w:val="en-GB"/>
          </w:rPr>
          <w:delText xml:space="preserve">in </w:delText>
        </w:r>
      </w:del>
      <w:ins w:id="268" w:author="Dr. N. Samkharadze" w:date="2020-03-16T17:59:00Z">
        <w:r w:rsidR="00E81E3F">
          <w:rPr>
            <w:rFonts w:ascii="Helvetica" w:hAnsi="Helvetica" w:cs="Helvetica"/>
            <w:color w:val="000000"/>
            <w:sz w:val="20"/>
            <w:szCs w:val="20"/>
            <w:lang w:val="en-GB"/>
          </w:rPr>
          <w:t xml:space="preserve">on </w:t>
        </w:r>
      </w:ins>
      <w:r>
        <w:rPr>
          <w:rFonts w:ascii="Helvetica" w:hAnsi="Helvetica" w:cs="Helvetica"/>
          <w:color w:val="000000"/>
          <w:sz w:val="20"/>
          <w:szCs w:val="20"/>
          <w:lang w:val="en-GB"/>
        </w:rPr>
        <w:t>the bottom, a sketch of the physical device layout is shown. L is the inductance of the inductor connected to the chip, C</w:t>
      </w:r>
      <w:r>
        <w:rPr>
          <w:rFonts w:ascii="Helvetica" w:hAnsi="Helvetica" w:cs="Helvetica"/>
          <w:color w:val="000000"/>
          <w:position w:val="-2"/>
          <w:sz w:val="14"/>
          <w:szCs w:val="14"/>
          <w:lang w:val="en-GB"/>
        </w:rPr>
        <w:t xml:space="preserve">p </w:t>
      </w:r>
      <w:r>
        <w:rPr>
          <w:rFonts w:ascii="Helvetica" w:hAnsi="Helvetica" w:cs="Helvetica"/>
          <w:color w:val="000000"/>
          <w:sz w:val="20"/>
          <w:szCs w:val="20"/>
          <w:lang w:val="en-GB"/>
        </w:rPr>
        <w:t xml:space="preserve">is the </w:t>
      </w:r>
      <w:ins w:id="269" w:author="Dr. N. Samkharadze" w:date="2020-03-16T18:00:00Z">
        <w:r w:rsidR="00E81E3F">
          <w:rPr>
            <w:rFonts w:ascii="Helvetica" w:hAnsi="Helvetica" w:cs="Helvetica"/>
            <w:color w:val="000000"/>
            <w:sz w:val="20"/>
            <w:szCs w:val="20"/>
            <w:lang w:val="en-GB"/>
          </w:rPr>
          <w:t xml:space="preserve">cumulative </w:t>
        </w:r>
      </w:ins>
      <w:r>
        <w:rPr>
          <w:rFonts w:ascii="Helvetica" w:hAnsi="Helvetica" w:cs="Helvetica"/>
          <w:color w:val="000000"/>
          <w:sz w:val="20"/>
          <w:szCs w:val="20"/>
          <w:lang w:val="en-GB"/>
        </w:rPr>
        <w:t xml:space="preserve">parasitic capacitance of the inductor, the </w:t>
      </w:r>
      <w:proofErr w:type="spellStart"/>
      <w:r>
        <w:rPr>
          <w:rFonts w:ascii="Helvetica" w:hAnsi="Helvetica" w:cs="Helvetica"/>
          <w:color w:val="000000"/>
          <w:sz w:val="20"/>
          <w:szCs w:val="20"/>
          <w:lang w:val="en-GB"/>
        </w:rPr>
        <w:t>bondwire</w:t>
      </w:r>
      <w:proofErr w:type="spellEnd"/>
      <w:r>
        <w:rPr>
          <w:rFonts w:ascii="Helvetica" w:hAnsi="Helvetica" w:cs="Helvetica"/>
          <w:color w:val="000000"/>
          <w:sz w:val="20"/>
          <w:szCs w:val="20"/>
          <w:lang w:val="en-GB"/>
        </w:rPr>
        <w:t xml:space="preserve"> and the accumulation gate. In panel (a) a classical device layout is shown. In such a design</w:t>
      </w:r>
      <w:r w:rsidR="00E621B4">
        <w:rPr>
          <w:rFonts w:ascii="Helvetica" w:hAnsi="Helvetica" w:cs="Helvetica"/>
          <w:color w:val="000000"/>
          <w:sz w:val="20"/>
          <w:szCs w:val="20"/>
          <w:lang w:val="en-GB"/>
        </w:rPr>
        <w:t>,</w:t>
      </w:r>
      <w:r>
        <w:rPr>
          <w:rFonts w:ascii="Helvetica" w:hAnsi="Helvetica" w:cs="Helvetica"/>
          <w:color w:val="000000"/>
          <w:sz w:val="20"/>
          <w:szCs w:val="20"/>
          <w:lang w:val="en-GB"/>
        </w:rPr>
        <w:t xml:space="preserve"> the accumulation gate will have a large capacitance to the 2DEG below (C</w:t>
      </w:r>
      <w:r>
        <w:rPr>
          <w:rFonts w:ascii="Helvetica" w:hAnsi="Helvetica" w:cs="Helvetica"/>
          <w:color w:val="000000"/>
          <w:position w:val="-2"/>
          <w:sz w:val="14"/>
          <w:szCs w:val="14"/>
          <w:lang w:val="en-GB"/>
        </w:rPr>
        <w:t>2DEG</w:t>
      </w:r>
      <w:r>
        <w:rPr>
          <w:rFonts w:ascii="Helvetica" w:hAnsi="Helvetica" w:cs="Helvetica"/>
          <w:color w:val="000000"/>
          <w:sz w:val="20"/>
          <w:szCs w:val="20"/>
          <w:lang w:val="en-GB"/>
        </w:rPr>
        <w:t>). Panel (b) shows the circuit model and a schematic for the ohmic approach. In addition to the schematic in panel (a), a blocking resistor is added on the PCB to artificially reduce the effective capacitance of the accumulation gate. This resistor has a resistance R</w:t>
      </w:r>
      <w:r>
        <w:rPr>
          <w:rFonts w:ascii="Helvetica" w:hAnsi="Helvetica" w:cs="Helvetica"/>
          <w:color w:val="000000"/>
          <w:position w:val="-2"/>
          <w:sz w:val="14"/>
          <w:szCs w:val="14"/>
          <w:lang w:val="en-GB"/>
        </w:rPr>
        <w:t xml:space="preserve">block </w:t>
      </w:r>
      <w:r>
        <w:rPr>
          <w:rFonts w:ascii="Helvetica" w:hAnsi="Helvetica" w:cs="Helvetica"/>
          <w:color w:val="000000"/>
          <w:sz w:val="20"/>
          <w:szCs w:val="20"/>
          <w:lang w:val="en-GB"/>
        </w:rPr>
        <w:t xml:space="preserve">and a </w:t>
      </w:r>
      <w:commentRangeStart w:id="270"/>
      <w:r>
        <w:rPr>
          <w:rFonts w:ascii="Helvetica" w:hAnsi="Helvetica" w:cs="Helvetica"/>
          <w:color w:val="000000"/>
          <w:sz w:val="20"/>
          <w:szCs w:val="20"/>
          <w:lang w:val="en-GB"/>
        </w:rPr>
        <w:t>capacitance C</w:t>
      </w:r>
      <w:r>
        <w:rPr>
          <w:rFonts w:ascii="Helvetica" w:hAnsi="Helvetica" w:cs="Helvetica"/>
          <w:color w:val="000000"/>
          <w:position w:val="-2"/>
          <w:sz w:val="14"/>
          <w:szCs w:val="14"/>
          <w:lang w:val="en-GB"/>
        </w:rPr>
        <w:t xml:space="preserve">block </w:t>
      </w:r>
      <w:commentRangeEnd w:id="270"/>
      <w:r w:rsidR="00E81E3F">
        <w:rPr>
          <w:rStyle w:val="Verwijzingopmerking"/>
        </w:rPr>
        <w:commentReference w:id="270"/>
      </w:r>
      <w:r>
        <w:rPr>
          <w:rFonts w:ascii="Helvetica" w:hAnsi="Helvetica" w:cs="Helvetica"/>
          <w:color w:val="000000"/>
          <w:sz w:val="20"/>
          <w:szCs w:val="20"/>
          <w:lang w:val="en-GB"/>
        </w:rPr>
        <w:t xml:space="preserve">(this capacitance is significant due to </w:t>
      </w:r>
      <w:del w:id="271" w:author="Dr. N. Samkharadze" w:date="2020-03-16T18:00:00Z">
        <w:r w:rsidDel="00E81E3F">
          <w:rPr>
            <w:rFonts w:ascii="Helvetica" w:hAnsi="Helvetica" w:cs="Helvetica"/>
            <w:color w:val="000000"/>
            <w:sz w:val="20"/>
            <w:szCs w:val="20"/>
            <w:lang w:val="en-GB"/>
          </w:rPr>
          <w:delText xml:space="preserve">its </w:delText>
        </w:r>
      </w:del>
      <w:ins w:id="272" w:author="Dr. N. Samkharadze" w:date="2020-03-16T18:00:00Z">
        <w:r w:rsidR="00E81E3F">
          <w:rPr>
            <w:rFonts w:ascii="Helvetica" w:hAnsi="Helvetica" w:cs="Helvetica"/>
            <w:color w:val="000000"/>
            <w:sz w:val="20"/>
            <w:szCs w:val="20"/>
            <w:lang w:val="en-GB"/>
          </w:rPr>
          <w:t xml:space="preserve">the </w:t>
        </w:r>
      </w:ins>
      <w:r>
        <w:rPr>
          <w:rFonts w:ascii="Helvetica" w:hAnsi="Helvetica" w:cs="Helvetica"/>
          <w:color w:val="000000"/>
          <w:sz w:val="20"/>
          <w:szCs w:val="20"/>
          <w:lang w:val="en-GB"/>
        </w:rPr>
        <w:t>macroscopic size</w:t>
      </w:r>
      <w:ins w:id="273" w:author="Dr. N. Samkharadze" w:date="2020-03-16T18:00:00Z">
        <w:r w:rsidR="00E81E3F">
          <w:rPr>
            <w:rFonts w:ascii="Helvetica" w:hAnsi="Helvetica" w:cs="Helvetica"/>
            <w:color w:val="000000"/>
            <w:sz w:val="20"/>
            <w:szCs w:val="20"/>
            <w:lang w:val="en-GB"/>
          </w:rPr>
          <w:t xml:space="preserve"> of the blocking resistor</w:t>
        </w:r>
      </w:ins>
      <w:r>
        <w:rPr>
          <w:rFonts w:ascii="Helvetica" w:hAnsi="Helvetica" w:cs="Helvetica"/>
          <w:color w:val="000000"/>
          <w:sz w:val="20"/>
          <w:szCs w:val="20"/>
          <w:lang w:val="en-GB"/>
        </w:rPr>
        <w:t xml:space="preserve">). In panel (c), the lead gate approach is shown, where the inductor is connected to the accumulation gate. This RF signal will couple </w:t>
      </w:r>
      <w:del w:id="274" w:author="Dr. N. Samkharadze" w:date="2020-03-16T18:01:00Z">
        <w:r w:rsidDel="00E81E3F">
          <w:rPr>
            <w:rFonts w:ascii="Helvetica" w:hAnsi="Helvetica" w:cs="Helvetica"/>
            <w:color w:val="000000"/>
            <w:sz w:val="20"/>
            <w:szCs w:val="20"/>
            <w:lang w:val="en-GB"/>
          </w:rPr>
          <w:delText xml:space="preserve">in </w:delText>
        </w:r>
      </w:del>
      <w:ins w:id="275" w:author="Dr. N. Samkharadze" w:date="2020-03-16T18:01:00Z">
        <w:r w:rsidR="00E81E3F">
          <w:rPr>
            <w:rFonts w:ascii="Helvetica" w:hAnsi="Helvetica" w:cs="Helvetica"/>
            <w:color w:val="000000"/>
            <w:sz w:val="20"/>
            <w:szCs w:val="20"/>
            <w:lang w:val="en-GB"/>
          </w:rPr>
          <w:t xml:space="preserve">to </w:t>
        </w:r>
      </w:ins>
      <w:r>
        <w:rPr>
          <w:rFonts w:ascii="Helvetica" w:hAnsi="Helvetica" w:cs="Helvetica"/>
          <w:color w:val="000000"/>
          <w:sz w:val="20"/>
          <w:szCs w:val="20"/>
          <w:lang w:val="en-GB"/>
        </w:rPr>
        <w:t xml:space="preserve">the 2DEG </w:t>
      </w:r>
      <w:del w:id="276" w:author="Dr. N. Samkharadze" w:date="2020-03-16T18:01:00Z">
        <w:r w:rsidDel="00E81E3F">
          <w:rPr>
            <w:rFonts w:ascii="Helvetica" w:hAnsi="Helvetica" w:cs="Helvetica"/>
            <w:color w:val="000000"/>
            <w:sz w:val="20"/>
            <w:szCs w:val="20"/>
            <w:lang w:val="en-GB"/>
          </w:rPr>
          <w:delText xml:space="preserve">by </w:delText>
        </w:r>
      </w:del>
      <w:ins w:id="277" w:author="Dr. N. Samkharadze" w:date="2020-03-16T18:01:00Z">
        <w:r w:rsidR="00E81E3F">
          <w:rPr>
            <w:rFonts w:ascii="Helvetica" w:hAnsi="Helvetica" w:cs="Helvetica"/>
            <w:color w:val="000000"/>
            <w:sz w:val="20"/>
            <w:szCs w:val="20"/>
            <w:lang w:val="en-GB"/>
          </w:rPr>
          <w:t xml:space="preserve">via </w:t>
        </w:r>
      </w:ins>
      <w:r>
        <w:rPr>
          <w:rFonts w:ascii="Helvetica" w:hAnsi="Helvetica" w:cs="Helvetica"/>
          <w:color w:val="000000"/>
          <w:sz w:val="20"/>
          <w:szCs w:val="20"/>
          <w:lang w:val="en-GB"/>
        </w:rPr>
        <w:t>the capacitive coupling of the accumulation gate. To make sure that the signal does not escape via the ohmic, a lead gate (see sketch) is added that allows to tune the resistance to the ohmic (R</w:t>
      </w:r>
      <w:r>
        <w:rPr>
          <w:rFonts w:ascii="Helvetica" w:hAnsi="Helvetica" w:cs="Helvetica"/>
          <w:color w:val="000000"/>
          <w:position w:val="-2"/>
          <w:sz w:val="14"/>
          <w:szCs w:val="14"/>
          <w:lang w:val="en-GB"/>
        </w:rPr>
        <w:t>Lead</w:t>
      </w:r>
      <w:r>
        <w:rPr>
          <w:rFonts w:ascii="Helvetica" w:hAnsi="Helvetica" w:cs="Helvetica"/>
          <w:color w:val="000000"/>
          <w:sz w:val="20"/>
          <w:szCs w:val="20"/>
          <w:lang w:val="en-GB"/>
        </w:rPr>
        <w:t>). In panel (d), a</w:t>
      </w:r>
      <w:r w:rsidR="00E621B4">
        <w:rPr>
          <w:rFonts w:ascii="Helvetica" w:hAnsi="Helvetica" w:cs="Helvetica"/>
          <w:color w:val="000000"/>
          <w:sz w:val="20"/>
          <w:szCs w:val="20"/>
          <w:lang w:val="en-GB"/>
        </w:rPr>
        <w:t xml:space="preserve"> picture shows </w:t>
      </w:r>
      <w:r>
        <w:rPr>
          <w:rFonts w:ascii="Helvetica" w:hAnsi="Helvetica" w:cs="Helvetica"/>
          <w:color w:val="000000"/>
          <w:sz w:val="20"/>
          <w:szCs w:val="20"/>
          <w:lang w:val="en-GB"/>
        </w:rPr>
        <w:t xml:space="preserve">the assembly of the inductor, resistor </w:t>
      </w:r>
      <w:r w:rsidR="00E621B4">
        <w:rPr>
          <w:rFonts w:ascii="Helvetica" w:hAnsi="Helvetica" w:cs="Helvetica"/>
          <w:color w:val="000000"/>
          <w:sz w:val="20"/>
          <w:szCs w:val="20"/>
          <w:lang w:val="en-GB"/>
        </w:rPr>
        <w:t>and sample</w:t>
      </w:r>
      <w:r>
        <w:rPr>
          <w:rFonts w:ascii="Helvetica" w:hAnsi="Helvetica" w:cs="Helvetica"/>
          <w:color w:val="000000"/>
          <w:sz w:val="20"/>
          <w:szCs w:val="20"/>
          <w:lang w:val="en-GB"/>
        </w:rPr>
        <w:t xml:space="preserve"> for the ohmic approach and a device image. Panel (e) shows a similar image for the lead gate approach.</w:t>
      </w:r>
    </w:p>
    <w:p w14:paraId="7844B1F1" w14:textId="77777777" w:rsidR="000A1437" w:rsidRDefault="000A1437">
      <w:pPr>
        <w:rPr>
          <w:rFonts w:ascii="Helvetica" w:hAnsi="Helvetica" w:cs="Helvetica"/>
          <w:color w:val="000000"/>
          <w:sz w:val="20"/>
          <w:szCs w:val="20"/>
          <w:lang w:val="en-GB"/>
        </w:rPr>
      </w:pPr>
    </w:p>
    <w:p w14:paraId="38DEB7B0" w14:textId="4DE8D51E" w:rsidR="002F084B" w:rsidRDefault="002F084B">
      <w:pPr>
        <w:rPr>
          <w:rFonts w:ascii="Helvetica" w:hAnsi="Helvetica" w:cs="Helvetica"/>
          <w:color w:val="000000"/>
          <w:sz w:val="20"/>
          <w:szCs w:val="20"/>
          <w:lang w:val="en-GB"/>
        </w:rPr>
      </w:pPr>
      <w:commentRangeStart w:id="278"/>
      <w:r w:rsidRPr="002F084B">
        <w:rPr>
          <w:rFonts w:ascii="Helvetica" w:hAnsi="Helvetica" w:cs="Helvetica"/>
          <w:noProof/>
          <w:color w:val="000000"/>
          <w:sz w:val="20"/>
          <w:szCs w:val="20"/>
          <w:lang w:val="en-GB"/>
        </w:rPr>
        <w:drawing>
          <wp:inline distT="0" distB="0" distL="0" distR="0" wp14:anchorId="40163E9C" wp14:editId="5FAB6E02">
            <wp:extent cx="5727700" cy="237934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379345"/>
                    </a:xfrm>
                    <a:prstGeom prst="rect">
                      <a:avLst/>
                    </a:prstGeom>
                  </pic:spPr>
                </pic:pic>
              </a:graphicData>
            </a:graphic>
          </wp:inline>
        </w:drawing>
      </w:r>
      <w:commentRangeEnd w:id="278"/>
      <w:r w:rsidR="00416E03">
        <w:rPr>
          <w:rStyle w:val="Verwijzingopmerking"/>
        </w:rPr>
        <w:commentReference w:id="278"/>
      </w:r>
    </w:p>
    <w:p w14:paraId="597C02DE" w14:textId="6502B6CF" w:rsidR="002F084B" w:rsidRDefault="002F084B" w:rsidP="002F08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279" w:author="Dr. N. Samkharadze" w:date="2020-03-16T16:58:00Z"/>
          <w:rFonts w:ascii="Helvetica" w:hAnsi="Helvetica" w:cs="Helvetica"/>
          <w:color w:val="000000"/>
          <w:sz w:val="20"/>
          <w:szCs w:val="20"/>
          <w:lang w:val="en-GB"/>
        </w:rPr>
      </w:pPr>
      <w:r>
        <w:rPr>
          <w:rFonts w:ascii="Helvetica" w:hAnsi="Helvetica" w:cs="Helvetica"/>
          <w:color w:val="000000"/>
          <w:sz w:val="20"/>
          <w:szCs w:val="20"/>
          <w:lang w:val="en-GB"/>
        </w:rPr>
        <w:t>Figure 3: Circuit simulations for the circuit shown</w:t>
      </w:r>
      <w:r w:rsidR="00E621B4">
        <w:rPr>
          <w:rFonts w:ascii="Helvetica" w:hAnsi="Helvetica" w:cs="Helvetica"/>
          <w:color w:val="000000"/>
          <w:sz w:val="20"/>
          <w:szCs w:val="20"/>
          <w:lang w:val="en-GB"/>
        </w:rPr>
        <w:t xml:space="preserve"> in</w:t>
      </w:r>
      <w:r>
        <w:rPr>
          <w:rFonts w:ascii="Helvetica" w:hAnsi="Helvetica" w:cs="Helvetica"/>
          <w:color w:val="000000"/>
          <w:sz w:val="20"/>
          <w:szCs w:val="20"/>
          <w:lang w:val="en-GB"/>
        </w:rPr>
        <w:t xml:space="preserve"> figure1(c), where the inductance L and the parasitic capacitance C</w:t>
      </w:r>
      <w:r>
        <w:rPr>
          <w:rFonts w:ascii="Helvetica" w:hAnsi="Helvetica" w:cs="Helvetica"/>
          <w:color w:val="000000"/>
          <w:position w:val="-2"/>
          <w:sz w:val="14"/>
          <w:szCs w:val="14"/>
          <w:lang w:val="en-GB"/>
        </w:rPr>
        <w:t xml:space="preserve">p </w:t>
      </w:r>
      <w:r>
        <w:rPr>
          <w:rFonts w:ascii="Helvetica" w:hAnsi="Helvetica" w:cs="Helvetica"/>
          <w:color w:val="000000"/>
          <w:sz w:val="20"/>
          <w:szCs w:val="20"/>
          <w:lang w:val="en-GB"/>
        </w:rPr>
        <w:t>are varied. The resistance of the lead gate (R</w:t>
      </w:r>
      <w:r>
        <w:rPr>
          <w:rFonts w:ascii="Helvetica" w:hAnsi="Helvetica" w:cs="Helvetica"/>
          <w:color w:val="000000"/>
          <w:position w:val="-2"/>
          <w:sz w:val="14"/>
          <w:szCs w:val="14"/>
          <w:lang w:val="en-GB"/>
        </w:rPr>
        <w:t>lead</w:t>
      </w:r>
      <w:r>
        <w:rPr>
          <w:rFonts w:ascii="Helvetica" w:hAnsi="Helvetica" w:cs="Helvetica"/>
          <w:color w:val="000000"/>
          <w:sz w:val="20"/>
          <w:szCs w:val="20"/>
          <w:lang w:val="en-GB"/>
        </w:rPr>
        <w:t xml:space="preserve">) is set to 10MΩ (typical value used in the experiment), the capacitance of the accumulation gate to the 2DEG is set to 100fF. The orange dot </w:t>
      </w:r>
      <w:r w:rsidR="00214690">
        <w:rPr>
          <w:rFonts w:ascii="Helvetica" w:hAnsi="Helvetica" w:cs="Helvetica"/>
          <w:color w:val="000000"/>
          <w:sz w:val="20"/>
          <w:szCs w:val="20"/>
          <w:lang w:val="en-GB"/>
        </w:rPr>
        <w:t>indicates</w:t>
      </w:r>
      <w:r>
        <w:rPr>
          <w:rFonts w:ascii="Helvetica" w:hAnsi="Helvetica" w:cs="Helvetica"/>
          <w:color w:val="000000"/>
          <w:sz w:val="20"/>
          <w:szCs w:val="20"/>
          <w:lang w:val="en-GB"/>
        </w:rPr>
        <w:t xml:space="preserve"> the parameters for the device </w:t>
      </w:r>
      <w:del w:id="280" w:author="Dr. N. Samkharadze" w:date="2020-03-16T16:08:00Z">
        <w:r w:rsidDel="00416E03">
          <w:rPr>
            <w:rFonts w:ascii="Helvetica" w:hAnsi="Helvetica" w:cs="Helvetica"/>
            <w:color w:val="000000"/>
            <w:sz w:val="20"/>
            <w:szCs w:val="20"/>
            <w:lang w:val="en-GB"/>
          </w:rPr>
          <w:delText xml:space="preserve">measured </w:delText>
        </w:r>
      </w:del>
      <w:ins w:id="281" w:author="Dr. N. Samkharadze" w:date="2020-03-16T16:08:00Z">
        <w:r w:rsidR="00416E03">
          <w:rPr>
            <w:rFonts w:ascii="Helvetica" w:hAnsi="Helvetica" w:cs="Helvetica"/>
            <w:color w:val="000000"/>
            <w:sz w:val="20"/>
            <w:szCs w:val="20"/>
            <w:lang w:val="en-GB"/>
          </w:rPr>
          <w:t xml:space="preserve">and circuit used </w:t>
        </w:r>
      </w:ins>
      <w:r>
        <w:rPr>
          <w:rFonts w:ascii="Helvetica" w:hAnsi="Helvetica" w:cs="Helvetica"/>
          <w:color w:val="000000"/>
          <w:sz w:val="20"/>
          <w:szCs w:val="20"/>
          <w:lang w:val="en-GB"/>
        </w:rPr>
        <w:t>in this paper.</w:t>
      </w:r>
    </w:p>
    <w:p w14:paraId="342C1D55" w14:textId="32A3940A" w:rsidR="0010235E" w:rsidRDefault="0010235E" w:rsidP="002F08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ins w:id="282" w:author="Dr. N. Samkharadze" w:date="2020-03-16T16:58:00Z">
        <w:r>
          <w:rPr>
            <w:rFonts w:ascii="Helvetica" w:hAnsi="Helvetica" w:cs="Helvetica"/>
            <w:color w:val="000000"/>
            <w:sz w:val="20"/>
            <w:szCs w:val="20"/>
            <w:lang w:val="en-GB"/>
          </w:rPr>
          <w:t>Contour lines on figures 3 (a) and (b) denote</w:t>
        </w:r>
      </w:ins>
      <w:ins w:id="283" w:author="Dr. N. Samkharadze" w:date="2020-03-16T18:08:00Z">
        <w:r w:rsidR="00267C86">
          <w:rPr>
            <w:rFonts w:ascii="Helvetica" w:hAnsi="Helvetica" w:cs="Helvetica"/>
            <w:color w:val="000000"/>
            <w:sz w:val="20"/>
            <w:szCs w:val="20"/>
            <w:lang w:val="en-GB"/>
          </w:rPr>
          <w:t xml:space="preserve"> ………</w:t>
        </w:r>
      </w:ins>
    </w:p>
    <w:p w14:paraId="695476E4" w14:textId="215D4AB2" w:rsidR="002F084B" w:rsidRPr="00DE3198" w:rsidRDefault="002F084B">
      <w:pPr>
        <w:rPr>
          <w:lang w:val="en-US"/>
          <w:rPrChange w:id="284" w:author="Dr. N. Samkharadze" w:date="2020-04-07T14:30:00Z">
            <w:rPr/>
          </w:rPrChange>
        </w:rPr>
      </w:pPr>
    </w:p>
    <w:p w14:paraId="1307625D" w14:textId="11462B4C" w:rsidR="000A1437" w:rsidRPr="00DE3198" w:rsidRDefault="000A1437">
      <w:pPr>
        <w:rPr>
          <w:lang w:val="en-US"/>
          <w:rPrChange w:id="285" w:author="Dr. N. Samkharadze" w:date="2020-04-07T14:30:00Z">
            <w:rPr/>
          </w:rPrChange>
        </w:rPr>
      </w:pPr>
    </w:p>
    <w:p w14:paraId="4BF7BA21" w14:textId="77777777" w:rsidR="000A1437" w:rsidRPr="00DE3198" w:rsidRDefault="000A1437">
      <w:pPr>
        <w:rPr>
          <w:lang w:val="en-US"/>
          <w:rPrChange w:id="286" w:author="Dr. N. Samkharadze" w:date="2020-04-07T14:30:00Z">
            <w:rPr/>
          </w:rPrChange>
        </w:rPr>
      </w:pPr>
    </w:p>
    <w:p w14:paraId="1ED85D7F" w14:textId="243294F2"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val="en-GB"/>
        </w:rPr>
      </w:pPr>
      <w:r>
        <w:rPr>
          <w:rFonts w:ascii="Helvetica" w:hAnsi="Helvetica" w:cs="Helvetica"/>
          <w:color w:val="000000"/>
          <w:lang w:val="en-GB"/>
        </w:rPr>
        <w:lastRenderedPageBreak/>
        <w:t xml:space="preserve">3.2 </w:t>
      </w:r>
      <w:ins w:id="287" w:author="Dr. N. Samkharadze" w:date="2020-04-07T14:30:00Z">
        <w:r w:rsidR="00DE3198">
          <w:rPr>
            <w:rFonts w:ascii="Helvetica" w:hAnsi="Helvetica" w:cs="Helvetica"/>
            <w:color w:val="000000"/>
            <w:lang w:val="en-GB"/>
          </w:rPr>
          <w:t xml:space="preserve">RF </w:t>
        </w:r>
      </w:ins>
      <w:ins w:id="288" w:author="Dr. N. Samkharadze" w:date="2020-04-07T14:33:00Z">
        <w:r w:rsidR="00DE3198">
          <w:rPr>
            <w:rFonts w:ascii="Helvetica" w:hAnsi="Helvetica" w:cs="Helvetica"/>
            <w:color w:val="000000"/>
            <w:lang w:val="en-GB"/>
          </w:rPr>
          <w:t>r</w:t>
        </w:r>
      </w:ins>
      <w:ins w:id="289" w:author="Dr. N. Samkharadze" w:date="2020-04-07T14:30:00Z">
        <w:r w:rsidR="00DE3198">
          <w:rPr>
            <w:rFonts w:ascii="Helvetica" w:hAnsi="Helvetica" w:cs="Helvetica"/>
            <w:color w:val="000000"/>
            <w:lang w:val="en-GB"/>
          </w:rPr>
          <w:t xml:space="preserve">eflectometry with </w:t>
        </w:r>
      </w:ins>
      <w:del w:id="290" w:author="Dr. N. Samkharadze" w:date="2020-04-07T14:33:00Z">
        <w:r w:rsidDel="00DE3198">
          <w:rPr>
            <w:rFonts w:ascii="Helvetica" w:hAnsi="Helvetica" w:cs="Helvetica"/>
            <w:color w:val="000000"/>
            <w:lang w:val="en-GB"/>
          </w:rPr>
          <w:delText xml:space="preserve">Lead </w:delText>
        </w:r>
      </w:del>
      <w:ins w:id="291" w:author="Dr. N. Samkharadze" w:date="2020-04-07T14:33:00Z">
        <w:r w:rsidR="00DE3198">
          <w:rPr>
            <w:rFonts w:ascii="Helvetica" w:hAnsi="Helvetica" w:cs="Helvetica"/>
            <w:color w:val="000000"/>
            <w:lang w:val="en-GB"/>
          </w:rPr>
          <w:t xml:space="preserve">split </w:t>
        </w:r>
      </w:ins>
      <w:del w:id="292" w:author="Dr. N. Samkharadze" w:date="2020-04-07T14:33:00Z">
        <w:r w:rsidDel="00DE3198">
          <w:rPr>
            <w:rFonts w:ascii="Helvetica" w:hAnsi="Helvetica" w:cs="Helvetica"/>
            <w:color w:val="000000"/>
            <w:lang w:val="en-GB"/>
          </w:rPr>
          <w:delText>G</w:delText>
        </w:r>
      </w:del>
      <w:ins w:id="293" w:author="Dr. N. Samkharadze" w:date="2020-04-07T14:33:00Z">
        <w:r w:rsidR="00DE3198">
          <w:rPr>
            <w:rFonts w:ascii="Helvetica" w:hAnsi="Helvetica" w:cs="Helvetica"/>
            <w:color w:val="000000"/>
            <w:lang w:val="en-GB"/>
          </w:rPr>
          <w:t>g</w:t>
        </w:r>
      </w:ins>
      <w:r>
        <w:rPr>
          <w:rFonts w:ascii="Helvetica" w:hAnsi="Helvetica" w:cs="Helvetica"/>
          <w:color w:val="000000"/>
          <w:lang w:val="en-GB"/>
        </w:rPr>
        <w:t xml:space="preserve">ate </w:t>
      </w:r>
      <w:del w:id="294" w:author="Dr. N. Samkharadze" w:date="2020-04-07T14:30:00Z">
        <w:r w:rsidDel="00DE3198">
          <w:rPr>
            <w:rFonts w:ascii="Helvetica" w:hAnsi="Helvetica" w:cs="Helvetica"/>
            <w:color w:val="000000"/>
            <w:lang w:val="en-GB"/>
          </w:rPr>
          <w:delText xml:space="preserve">Style </w:delText>
        </w:r>
      </w:del>
      <w:ins w:id="295" w:author="Dr. N. Samkharadze" w:date="2020-04-07T14:36:00Z">
        <w:r w:rsidR="00DE3198">
          <w:rPr>
            <w:rFonts w:ascii="Helvetica" w:hAnsi="Helvetica" w:cs="Helvetica"/>
            <w:color w:val="000000"/>
            <w:lang w:val="en-GB"/>
          </w:rPr>
          <w:t>a</w:t>
        </w:r>
      </w:ins>
      <w:ins w:id="296" w:author="Dr. N. Samkharadze" w:date="2020-04-07T14:30:00Z">
        <w:r w:rsidR="00DE3198">
          <w:rPr>
            <w:rFonts w:ascii="Helvetica" w:hAnsi="Helvetica" w:cs="Helvetica"/>
            <w:color w:val="000000"/>
            <w:lang w:val="en-GB"/>
          </w:rPr>
          <w:t xml:space="preserve">pproach </w:t>
        </w:r>
      </w:ins>
      <w:del w:id="297" w:author="Dr. N. Samkharadze" w:date="2020-04-07T14:30:00Z">
        <w:r w:rsidDel="00DE3198">
          <w:rPr>
            <w:rFonts w:ascii="Helvetica" w:hAnsi="Helvetica" w:cs="Helvetica"/>
            <w:color w:val="000000"/>
            <w:lang w:val="en-GB"/>
          </w:rPr>
          <w:delText>RF Reflectometry</w:delText>
        </w:r>
      </w:del>
    </w:p>
    <w:p w14:paraId="6D878AC1" w14:textId="4D8158C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In figure 5(a), the response of the resonator </w:t>
      </w:r>
      <w:r w:rsidR="004F0039">
        <w:rPr>
          <w:rFonts w:ascii="Helvetica" w:hAnsi="Helvetica" w:cs="Helvetica"/>
          <w:color w:val="000000"/>
          <w:sz w:val="20"/>
          <w:szCs w:val="20"/>
          <w:lang w:val="en-GB"/>
        </w:rPr>
        <w:t xml:space="preserve">versus frequency </w:t>
      </w:r>
      <w:r>
        <w:rPr>
          <w:rFonts w:ascii="Helvetica" w:hAnsi="Helvetica" w:cs="Helvetica"/>
          <w:color w:val="000000"/>
          <w:sz w:val="20"/>
          <w:szCs w:val="20"/>
          <w:lang w:val="en-GB"/>
        </w:rPr>
        <w:t>is shown for several resistances (below and above the matching point). From this figure one can derive the bandwidth of the matching circuit</w:t>
      </w:r>
      <w:ins w:id="298" w:author="Dr. N. Samkharadze" w:date="2020-04-07T18:14:00Z">
        <w:r w:rsidR="00467EE0">
          <w:rPr>
            <w:rFonts w:ascii="Helvetica" w:hAnsi="Helvetica" w:cs="Helvetica"/>
            <w:color w:val="000000"/>
            <w:sz w:val="20"/>
            <w:szCs w:val="20"/>
            <w:lang w:val="en-GB"/>
          </w:rPr>
          <w:t>, which is equal to the linewidth of the resonance curve</w:t>
        </w:r>
      </w:ins>
      <w:r>
        <w:rPr>
          <w:rFonts w:ascii="Helvetica" w:hAnsi="Helvetica" w:cs="Helvetica"/>
          <w:color w:val="000000"/>
          <w:sz w:val="20"/>
          <w:szCs w:val="20"/>
          <w:lang w:val="en-GB"/>
        </w:rPr>
        <w:t xml:space="preserve">. At </w:t>
      </w:r>
      <w:r w:rsidR="00E621B4">
        <w:rPr>
          <w:rFonts w:ascii="Helvetica" w:hAnsi="Helvetica" w:cs="Helvetica"/>
          <w:color w:val="000000"/>
          <w:sz w:val="20"/>
          <w:szCs w:val="20"/>
          <w:lang w:val="en-GB"/>
        </w:rPr>
        <w:t xml:space="preserve">the </w:t>
      </w:r>
      <w:r>
        <w:rPr>
          <w:rFonts w:ascii="Helvetica" w:hAnsi="Helvetica" w:cs="Helvetica"/>
          <w:color w:val="000000"/>
          <w:sz w:val="20"/>
          <w:szCs w:val="20"/>
          <w:lang w:val="en-GB"/>
        </w:rPr>
        <w:t xml:space="preserve">matching </w:t>
      </w:r>
      <w:del w:id="299" w:author="Dr. N. Samkharadze" w:date="2020-04-07T18:16:00Z">
        <w:r w:rsidDel="00467EE0">
          <w:rPr>
            <w:rFonts w:ascii="Helvetica" w:hAnsi="Helvetica" w:cs="Helvetica"/>
            <w:color w:val="000000"/>
            <w:sz w:val="20"/>
            <w:szCs w:val="20"/>
            <w:lang w:val="en-GB"/>
          </w:rPr>
          <w:delText>point</w:delText>
        </w:r>
      </w:del>
      <w:ins w:id="300" w:author="Dr. N. Samkharadze" w:date="2020-04-07T18:16:00Z">
        <w:r w:rsidR="00467EE0">
          <w:rPr>
            <w:rFonts w:ascii="Helvetica" w:hAnsi="Helvetica" w:cs="Helvetica"/>
            <w:color w:val="000000"/>
            <w:sz w:val="20"/>
            <w:szCs w:val="20"/>
            <w:lang w:val="en-GB"/>
          </w:rPr>
          <w:t>sensing dot resistance</w:t>
        </w:r>
      </w:ins>
      <w:r>
        <w:rPr>
          <w:rFonts w:ascii="Helvetica" w:hAnsi="Helvetica" w:cs="Helvetica"/>
          <w:color w:val="000000"/>
          <w:sz w:val="20"/>
          <w:szCs w:val="20"/>
          <w:lang w:val="en-GB"/>
        </w:rPr>
        <w:t xml:space="preserve">, the expected bandwidth is 0.8MHz, </w:t>
      </w:r>
      <w:del w:id="301" w:author="Dr. N. Samkharadze" w:date="2020-04-07T18:13:00Z">
        <w:r w:rsidDel="007D49BC">
          <w:rPr>
            <w:rFonts w:ascii="Helvetica" w:hAnsi="Helvetica" w:cs="Helvetica"/>
            <w:color w:val="000000"/>
            <w:sz w:val="20"/>
            <w:szCs w:val="20"/>
            <w:lang w:val="en-GB"/>
          </w:rPr>
          <w:delText>in other words the</w:delText>
        </w:r>
      </w:del>
      <w:ins w:id="302" w:author="Dr. N. Samkharadze" w:date="2020-04-07T18:13:00Z">
        <w:r w:rsidR="007D49BC">
          <w:rPr>
            <w:rFonts w:ascii="Helvetica" w:hAnsi="Helvetica" w:cs="Helvetica"/>
            <w:color w:val="000000"/>
            <w:sz w:val="20"/>
            <w:szCs w:val="20"/>
            <w:lang w:val="en-GB"/>
          </w:rPr>
          <w:t>and</w:t>
        </w:r>
        <w:r w:rsidR="00467EE0">
          <w:rPr>
            <w:rFonts w:ascii="Helvetica" w:hAnsi="Helvetica" w:cs="Helvetica"/>
            <w:color w:val="000000"/>
            <w:sz w:val="20"/>
            <w:szCs w:val="20"/>
            <w:lang w:val="en-GB"/>
          </w:rPr>
          <w:t xml:space="preserve"> the</w:t>
        </w:r>
      </w:ins>
      <w:r>
        <w:rPr>
          <w:rFonts w:ascii="Helvetica" w:hAnsi="Helvetica" w:cs="Helvetica"/>
          <w:color w:val="000000"/>
          <w:sz w:val="20"/>
          <w:szCs w:val="20"/>
          <w:lang w:val="en-GB"/>
        </w:rPr>
        <w:t xml:space="preserve"> minimal measurement time is 600ns (assuming perfect SNR).</w:t>
      </w:r>
    </w:p>
    <w:p w14:paraId="74A072EA" w14:textId="77777777" w:rsidR="00CF5781" w:rsidRDefault="00CF5781"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03E3021B" w14:textId="6F87E151" w:rsidR="000A1437" w:rsidRDefault="000A1437" w:rsidP="000A1437">
      <w:pPr>
        <w:rPr>
          <w:rFonts w:ascii="Helvetica" w:hAnsi="Helvetica" w:cs="Helvetica"/>
          <w:color w:val="000000"/>
          <w:sz w:val="20"/>
          <w:szCs w:val="20"/>
          <w:lang w:val="en-GB"/>
        </w:rPr>
      </w:pPr>
      <w:r>
        <w:rPr>
          <w:rFonts w:ascii="Helvetica" w:hAnsi="Helvetica" w:cs="Helvetica"/>
          <w:color w:val="000000"/>
          <w:sz w:val="20"/>
          <w:szCs w:val="20"/>
          <w:lang w:val="en-GB"/>
        </w:rPr>
        <w:t xml:space="preserve">In </w:t>
      </w:r>
      <w:ins w:id="303" w:author="Dr. N. Samkharadze" w:date="2020-04-07T18:17:00Z">
        <w:r w:rsidR="00467EE0">
          <w:rPr>
            <w:rFonts w:ascii="Helvetica" w:hAnsi="Helvetica" w:cs="Helvetica"/>
            <w:color w:val="000000"/>
            <w:sz w:val="20"/>
            <w:szCs w:val="20"/>
            <w:lang w:val="en-GB"/>
          </w:rPr>
          <w:t>figure 5(b)</w:t>
        </w:r>
      </w:ins>
      <w:del w:id="304" w:author="Dr. N. Samkharadze" w:date="2020-04-07T18:17:00Z">
        <w:r w:rsidDel="00467EE0">
          <w:rPr>
            <w:rFonts w:ascii="Helvetica" w:hAnsi="Helvetica" w:cs="Helvetica"/>
            <w:color w:val="000000"/>
            <w:sz w:val="20"/>
            <w:szCs w:val="20"/>
            <w:lang w:val="en-GB"/>
          </w:rPr>
          <w:delText xml:space="preserve">panel (b) of figure 5 </w:delText>
        </w:r>
      </w:del>
      <w:r>
        <w:rPr>
          <w:rFonts w:ascii="Helvetica" w:hAnsi="Helvetica" w:cs="Helvetica"/>
          <w:color w:val="000000"/>
          <w:sz w:val="20"/>
          <w:szCs w:val="20"/>
          <w:lang w:val="en-GB"/>
        </w:rPr>
        <w:t>we characterize</w:t>
      </w:r>
      <w:del w:id="305" w:author="Dr. N. Samkharadze" w:date="2020-04-07T18:16:00Z">
        <w:r w:rsidDel="00467EE0">
          <w:rPr>
            <w:rFonts w:ascii="Helvetica" w:hAnsi="Helvetica" w:cs="Helvetica"/>
            <w:color w:val="000000"/>
            <w:sz w:val="20"/>
            <w:szCs w:val="20"/>
            <w:lang w:val="en-GB"/>
          </w:rPr>
          <w:delText>d</w:delText>
        </w:r>
      </w:del>
      <w:r>
        <w:rPr>
          <w:rFonts w:ascii="Helvetica" w:hAnsi="Helvetica" w:cs="Helvetica"/>
          <w:color w:val="000000"/>
          <w:sz w:val="20"/>
          <w:szCs w:val="20"/>
          <w:lang w:val="en-GB"/>
        </w:rPr>
        <w:t xml:space="preserve"> the reflectance of the matching circuit versus the resistance of the sensing dot. The matching point is</w:t>
      </w:r>
      <w:ins w:id="306" w:author="Dr. N. Samkharadze" w:date="2020-04-07T18:17:00Z">
        <w:r w:rsidR="00467EE0">
          <w:rPr>
            <w:rFonts w:ascii="Helvetica" w:hAnsi="Helvetica" w:cs="Helvetica"/>
            <w:color w:val="000000"/>
            <w:sz w:val="20"/>
            <w:szCs w:val="20"/>
            <w:lang w:val="en-GB"/>
          </w:rPr>
          <w:t xml:space="preserve"> at</w:t>
        </w:r>
      </w:ins>
      <w:r>
        <w:rPr>
          <w:rFonts w:ascii="Helvetica" w:hAnsi="Helvetica" w:cs="Helvetica"/>
          <w:color w:val="000000"/>
          <w:sz w:val="20"/>
          <w:szCs w:val="20"/>
          <w:lang w:val="en-GB"/>
        </w:rPr>
        <w:t xml:space="preserve"> 275kΩ. One can see that there are two highly sensitive regions around the matching point,</w:t>
      </w:r>
      <w:ins w:id="307" w:author="Dr. N. Samkharadze" w:date="2020-04-07T18:21:00Z">
        <w:r w:rsidR="00467EE0">
          <w:rPr>
            <w:rFonts w:ascii="Helvetica" w:hAnsi="Helvetica" w:cs="Helvetica"/>
            <w:color w:val="000000"/>
            <w:sz w:val="20"/>
            <w:szCs w:val="20"/>
            <w:lang w:val="en-GB"/>
          </w:rPr>
          <w:t xml:space="preserve"> where the slope of the curve is </w:t>
        </w:r>
      </w:ins>
      <w:ins w:id="308" w:author="Dr. N. Samkharadze" w:date="2020-04-07T18:22:00Z">
        <w:r w:rsidR="00467EE0">
          <w:rPr>
            <w:rFonts w:ascii="Helvetica" w:hAnsi="Helvetica" w:cs="Helvetica"/>
            <w:color w:val="000000"/>
            <w:sz w:val="20"/>
            <w:szCs w:val="20"/>
            <w:lang w:val="en-GB"/>
          </w:rPr>
          <w:t>large</w:t>
        </w:r>
      </w:ins>
      <w:ins w:id="309" w:author="Dr. N. Samkharadze" w:date="2020-04-07T18:21:00Z">
        <w:r w:rsidR="00467EE0">
          <w:rPr>
            <w:rFonts w:ascii="Helvetica" w:hAnsi="Helvetica" w:cs="Helvetica"/>
            <w:color w:val="000000"/>
            <w:sz w:val="20"/>
            <w:szCs w:val="20"/>
            <w:lang w:val="en-GB"/>
          </w:rPr>
          <w:t>st</w:t>
        </w:r>
      </w:ins>
      <w:ins w:id="310" w:author="Dr. N. Samkharadze" w:date="2020-04-07T18:22:00Z">
        <w:r w:rsidR="00467EE0">
          <w:rPr>
            <w:rFonts w:ascii="Helvetica" w:hAnsi="Helvetica" w:cs="Helvetica"/>
            <w:color w:val="000000"/>
            <w:sz w:val="20"/>
            <w:szCs w:val="20"/>
            <w:lang w:val="en-GB"/>
          </w:rPr>
          <w:t>,</w:t>
        </w:r>
      </w:ins>
      <w:r>
        <w:rPr>
          <w:rFonts w:ascii="Helvetica" w:hAnsi="Helvetica" w:cs="Helvetica"/>
          <w:color w:val="000000"/>
          <w:sz w:val="20"/>
          <w:szCs w:val="20"/>
          <w:lang w:val="en-GB"/>
        </w:rPr>
        <w:t xml:space="preserve"> one </w:t>
      </w:r>
      <w:ins w:id="311" w:author="Dr. N. Samkharadze" w:date="2020-04-07T18:23:00Z">
        <w:r w:rsidR="00E804EC">
          <w:rPr>
            <w:rFonts w:ascii="Helvetica" w:hAnsi="Helvetica" w:cs="Helvetica"/>
            <w:color w:val="000000"/>
            <w:sz w:val="20"/>
            <w:szCs w:val="20"/>
            <w:lang w:val="en-GB"/>
          </w:rPr>
          <w:t xml:space="preserve">at </w:t>
        </w:r>
      </w:ins>
      <w:del w:id="312" w:author="Dr. N. Samkharadze" w:date="2020-04-07T18:22:00Z">
        <w:r w:rsidDel="00467EE0">
          <w:rPr>
            <w:rFonts w:ascii="Helvetica" w:hAnsi="Helvetica" w:cs="Helvetica"/>
            <w:color w:val="000000"/>
            <w:sz w:val="20"/>
            <w:szCs w:val="20"/>
            <w:lang w:val="en-GB"/>
          </w:rPr>
          <w:delText xml:space="preserve">around </w:delText>
        </w:r>
      </w:del>
      <w:r>
        <w:rPr>
          <w:rFonts w:ascii="Helvetica" w:hAnsi="Helvetica" w:cs="Helvetica"/>
          <w:color w:val="000000"/>
          <w:sz w:val="20"/>
          <w:szCs w:val="20"/>
          <w:lang w:val="en-GB"/>
        </w:rPr>
        <w:t>200</w:t>
      </w:r>
      <w:ins w:id="313" w:author="Dr. N. Samkharadze" w:date="2020-04-07T18:22:00Z">
        <w:r w:rsidR="00467EE0">
          <w:rPr>
            <w:rFonts w:ascii="Helvetica" w:hAnsi="Helvetica" w:cs="Helvetica"/>
            <w:color w:val="000000"/>
            <w:sz w:val="20"/>
            <w:szCs w:val="20"/>
            <w:lang w:val="en-GB"/>
          </w:rPr>
          <w:t xml:space="preserve"> – 275 </w:t>
        </w:r>
      </w:ins>
      <w:proofErr w:type="spellStart"/>
      <w:r>
        <w:rPr>
          <w:rFonts w:ascii="Helvetica" w:hAnsi="Helvetica" w:cs="Helvetica"/>
          <w:color w:val="000000"/>
          <w:sz w:val="20"/>
          <w:szCs w:val="20"/>
          <w:lang w:val="en-GB"/>
        </w:rPr>
        <w:t>kΩ</w:t>
      </w:r>
      <w:proofErr w:type="spellEnd"/>
      <w:r>
        <w:rPr>
          <w:rFonts w:ascii="Helvetica" w:hAnsi="Helvetica" w:cs="Helvetica"/>
          <w:color w:val="000000"/>
          <w:sz w:val="20"/>
          <w:szCs w:val="20"/>
          <w:lang w:val="en-GB"/>
        </w:rPr>
        <w:t xml:space="preserve"> and </w:t>
      </w:r>
      <w:del w:id="314" w:author="Dr. N. Samkharadze" w:date="2020-04-07T18:22:00Z">
        <w:r w:rsidDel="00467EE0">
          <w:rPr>
            <w:rFonts w:ascii="Helvetica" w:hAnsi="Helvetica" w:cs="Helvetica"/>
            <w:color w:val="000000"/>
            <w:sz w:val="20"/>
            <w:szCs w:val="20"/>
            <w:lang w:val="en-GB"/>
          </w:rPr>
          <w:delText xml:space="preserve">one </w:delText>
        </w:r>
      </w:del>
      <w:ins w:id="315" w:author="Dr. N. Samkharadze" w:date="2020-04-07T18:22:00Z">
        <w:r w:rsidR="00467EE0">
          <w:rPr>
            <w:rFonts w:ascii="Helvetica" w:hAnsi="Helvetica" w:cs="Helvetica"/>
            <w:color w:val="000000"/>
            <w:sz w:val="20"/>
            <w:szCs w:val="20"/>
            <w:lang w:val="en-GB"/>
          </w:rPr>
          <w:t>another</w:t>
        </w:r>
      </w:ins>
      <w:ins w:id="316" w:author="Dr. N. Samkharadze" w:date="2020-04-07T18:23:00Z">
        <w:r w:rsidR="00E804EC">
          <w:rPr>
            <w:rFonts w:ascii="Helvetica" w:hAnsi="Helvetica" w:cs="Helvetica"/>
            <w:color w:val="000000"/>
            <w:sz w:val="20"/>
            <w:szCs w:val="20"/>
            <w:lang w:val="en-GB"/>
          </w:rPr>
          <w:t xml:space="preserve"> at</w:t>
        </w:r>
      </w:ins>
      <w:ins w:id="317" w:author="Dr. N. Samkharadze" w:date="2020-04-07T18:22:00Z">
        <w:r w:rsidR="00467EE0">
          <w:rPr>
            <w:rFonts w:ascii="Helvetica" w:hAnsi="Helvetica" w:cs="Helvetica"/>
            <w:color w:val="000000"/>
            <w:sz w:val="20"/>
            <w:szCs w:val="20"/>
            <w:lang w:val="en-GB"/>
          </w:rPr>
          <w:t xml:space="preserve"> </w:t>
        </w:r>
      </w:ins>
      <w:del w:id="318" w:author="Dr. N. Samkharadze" w:date="2020-04-07T18:22:00Z">
        <w:r w:rsidDel="00467EE0">
          <w:rPr>
            <w:rFonts w:ascii="Helvetica" w:hAnsi="Helvetica" w:cs="Helvetica"/>
            <w:color w:val="000000"/>
            <w:sz w:val="20"/>
            <w:szCs w:val="20"/>
            <w:lang w:val="en-GB"/>
          </w:rPr>
          <w:delText>around</w:delText>
        </w:r>
      </w:del>
      <w:ins w:id="319" w:author="Dr. N. Samkharadze" w:date="2020-04-07T18:22:00Z">
        <w:r w:rsidR="00467EE0">
          <w:rPr>
            <w:rFonts w:ascii="Helvetica" w:hAnsi="Helvetica" w:cs="Helvetica"/>
            <w:color w:val="000000"/>
            <w:sz w:val="20"/>
            <w:szCs w:val="20"/>
            <w:lang w:val="en-GB"/>
          </w:rPr>
          <w:t xml:space="preserve"> </w:t>
        </w:r>
      </w:ins>
      <w:ins w:id="320" w:author="Dr. N. Samkharadze" w:date="2020-04-07T18:23:00Z">
        <w:r w:rsidR="00467EE0">
          <w:rPr>
            <w:rFonts w:ascii="Helvetica" w:hAnsi="Helvetica" w:cs="Helvetica"/>
            <w:color w:val="000000"/>
            <w:sz w:val="20"/>
            <w:szCs w:val="20"/>
            <w:lang w:val="en-GB"/>
          </w:rPr>
          <w:t>275</w:t>
        </w:r>
      </w:ins>
      <w:del w:id="321" w:author="Dr. N. Samkharadze" w:date="2020-04-07T18:23:00Z">
        <w:r w:rsidDel="00467EE0">
          <w:rPr>
            <w:rFonts w:ascii="Helvetica" w:hAnsi="Helvetica" w:cs="Helvetica"/>
            <w:color w:val="000000"/>
            <w:sz w:val="20"/>
            <w:szCs w:val="20"/>
            <w:lang w:val="en-GB"/>
          </w:rPr>
          <w:delText xml:space="preserve"> </w:delText>
        </w:r>
      </w:del>
      <w:ins w:id="322" w:author="Dr. N. Samkharadze" w:date="2020-04-07T18:23:00Z">
        <w:r w:rsidR="00467EE0">
          <w:rPr>
            <w:rFonts w:ascii="Helvetica" w:hAnsi="Helvetica" w:cs="Helvetica"/>
            <w:color w:val="000000"/>
            <w:sz w:val="20"/>
            <w:szCs w:val="20"/>
            <w:lang w:val="en-GB"/>
          </w:rPr>
          <w:t>-</w:t>
        </w:r>
      </w:ins>
      <w:r>
        <w:rPr>
          <w:rFonts w:ascii="Helvetica" w:hAnsi="Helvetica" w:cs="Helvetica"/>
          <w:color w:val="000000"/>
          <w:sz w:val="20"/>
          <w:szCs w:val="20"/>
          <w:lang w:val="en-GB"/>
        </w:rPr>
        <w:t xml:space="preserve">400kΩ. Note that these regions do not overlap in the IQ plane as the phase </w:t>
      </w:r>
      <w:ins w:id="323" w:author="Dr. N. Samkharadze" w:date="2020-04-07T18:30:00Z">
        <w:r w:rsidR="00E804EC">
          <w:rPr>
            <w:rFonts w:ascii="Helvetica" w:hAnsi="Helvetica" w:cs="Helvetica"/>
            <w:color w:val="000000"/>
            <w:sz w:val="20"/>
            <w:szCs w:val="20"/>
            <w:lang w:val="en-GB"/>
          </w:rPr>
          <w:t xml:space="preserve">of the signal </w:t>
        </w:r>
      </w:ins>
      <w:r>
        <w:rPr>
          <w:rFonts w:ascii="Helvetica" w:hAnsi="Helvetica" w:cs="Helvetica"/>
          <w:color w:val="000000"/>
          <w:sz w:val="20"/>
          <w:szCs w:val="20"/>
          <w:lang w:val="en-GB"/>
        </w:rPr>
        <w:t>flips 180 degree</w:t>
      </w:r>
      <w:ins w:id="324" w:author="Dr. N. Samkharadze" w:date="2020-03-16T18:13:00Z">
        <w:r w:rsidR="00954D88">
          <w:rPr>
            <w:rFonts w:ascii="Helvetica" w:hAnsi="Helvetica" w:cs="Helvetica"/>
            <w:color w:val="000000"/>
            <w:sz w:val="20"/>
            <w:szCs w:val="20"/>
            <w:lang w:val="en-GB"/>
          </w:rPr>
          <w:t>s</w:t>
        </w:r>
      </w:ins>
      <w:r>
        <w:rPr>
          <w:rFonts w:ascii="Helvetica" w:hAnsi="Helvetica" w:cs="Helvetica"/>
          <w:color w:val="000000"/>
          <w:sz w:val="20"/>
          <w:szCs w:val="20"/>
          <w:lang w:val="en-GB"/>
        </w:rPr>
        <w:t xml:space="preserve"> at R</w:t>
      </w:r>
      <w:r>
        <w:rPr>
          <w:rFonts w:ascii="Helvetica" w:hAnsi="Helvetica" w:cs="Helvetica"/>
          <w:color w:val="000000"/>
          <w:position w:val="-2"/>
          <w:sz w:val="14"/>
          <w:szCs w:val="14"/>
          <w:lang w:val="en-GB"/>
        </w:rPr>
        <w:t>match</w:t>
      </w:r>
      <w:r>
        <w:rPr>
          <w:rFonts w:ascii="Helvetica" w:hAnsi="Helvetica" w:cs="Helvetica"/>
          <w:color w:val="000000"/>
          <w:sz w:val="20"/>
          <w:szCs w:val="20"/>
          <w:lang w:val="en-GB"/>
        </w:rPr>
        <w:t>.</w:t>
      </w:r>
      <w:commentRangeStart w:id="325"/>
      <w:r>
        <w:rPr>
          <w:rFonts w:ascii="Helvetica" w:hAnsi="Helvetica" w:cs="Helvetica"/>
          <w:color w:val="000000"/>
          <w:sz w:val="20"/>
          <w:szCs w:val="20"/>
          <w:lang w:val="en-GB"/>
        </w:rPr>
        <w:t xml:space="preserve"> </w:t>
      </w:r>
      <w:commentRangeEnd w:id="325"/>
      <w:r w:rsidR="00E804EC">
        <w:rPr>
          <w:rStyle w:val="Verwijzingopmerking"/>
        </w:rPr>
        <w:commentReference w:id="325"/>
      </w:r>
      <w:r>
        <w:rPr>
          <w:rFonts w:ascii="Helvetica" w:hAnsi="Helvetica" w:cs="Helvetica"/>
          <w:color w:val="000000"/>
          <w:sz w:val="20"/>
          <w:szCs w:val="20"/>
          <w:lang w:val="en-GB"/>
        </w:rPr>
        <w:t xml:space="preserve">The resistance of our sensing dot </w:t>
      </w:r>
      <w:del w:id="326" w:author="Dr. N. Samkharadze" w:date="2020-03-16T18:13:00Z">
        <w:r w:rsidDel="00954D88">
          <w:rPr>
            <w:rFonts w:ascii="Helvetica" w:hAnsi="Helvetica" w:cs="Helvetica"/>
            <w:color w:val="000000"/>
            <w:sz w:val="20"/>
            <w:szCs w:val="20"/>
            <w:lang w:val="en-GB"/>
          </w:rPr>
          <w:delText xml:space="preserve">was </w:delText>
        </w:r>
      </w:del>
      <w:ins w:id="327" w:author="Dr. N. Samkharadze" w:date="2020-03-16T18:13:00Z">
        <w:r w:rsidR="00954D88">
          <w:rPr>
            <w:rFonts w:ascii="Helvetica" w:hAnsi="Helvetica" w:cs="Helvetica"/>
            <w:color w:val="000000"/>
            <w:sz w:val="20"/>
            <w:szCs w:val="20"/>
            <w:lang w:val="en-GB"/>
          </w:rPr>
          <w:t xml:space="preserve">is </w:t>
        </w:r>
      </w:ins>
      <w:r>
        <w:rPr>
          <w:rFonts w:ascii="Helvetica" w:hAnsi="Helvetica" w:cs="Helvetica"/>
          <w:color w:val="000000"/>
          <w:sz w:val="20"/>
          <w:szCs w:val="20"/>
          <w:lang w:val="en-GB"/>
        </w:rPr>
        <w:t xml:space="preserve">in the range of 400kΩ to 1MΩ , we speculate that it would be possible to further increase the SNR of the </w:t>
      </w:r>
      <w:r w:rsidR="00834A64">
        <w:rPr>
          <w:rFonts w:ascii="Helvetica" w:hAnsi="Helvetica" w:cs="Helvetica"/>
          <w:color w:val="000000"/>
          <w:sz w:val="20"/>
          <w:szCs w:val="20"/>
          <w:lang w:val="en-GB"/>
        </w:rPr>
        <w:t xml:space="preserve">matching </w:t>
      </w:r>
      <w:r>
        <w:rPr>
          <w:rFonts w:ascii="Helvetica" w:hAnsi="Helvetica" w:cs="Helvetica"/>
          <w:color w:val="000000"/>
          <w:sz w:val="20"/>
          <w:szCs w:val="20"/>
          <w:lang w:val="en-GB"/>
        </w:rPr>
        <w:t>circuit by decreasing the parasitic capacitance (C</w:t>
      </w:r>
      <w:r>
        <w:rPr>
          <w:rFonts w:ascii="Helvetica" w:hAnsi="Helvetica" w:cs="Helvetica"/>
          <w:color w:val="000000"/>
          <w:position w:val="-2"/>
          <w:sz w:val="14"/>
          <w:szCs w:val="14"/>
          <w:lang w:val="en-GB"/>
        </w:rPr>
        <w:t>p</w:t>
      </w:r>
      <w:r>
        <w:rPr>
          <w:rFonts w:ascii="Helvetica" w:hAnsi="Helvetica" w:cs="Helvetica"/>
          <w:color w:val="000000"/>
          <w:sz w:val="20"/>
          <w:szCs w:val="20"/>
          <w:lang w:val="en-GB"/>
        </w:rPr>
        <w:t xml:space="preserve">) </w:t>
      </w:r>
      <w:del w:id="328" w:author="Dr. N. Samkharadze" w:date="2020-03-16T18:13:00Z">
        <w:r w:rsidDel="00954D88">
          <w:rPr>
            <w:rFonts w:ascii="Helvetica" w:hAnsi="Helvetica" w:cs="Helvetica"/>
            <w:color w:val="000000"/>
            <w:sz w:val="20"/>
            <w:szCs w:val="20"/>
            <w:lang w:val="en-GB"/>
          </w:rPr>
          <w:delText xml:space="preserve">of </w:delText>
        </w:r>
      </w:del>
      <w:ins w:id="329" w:author="Dr. N. Samkharadze" w:date="2020-03-16T18:13:00Z">
        <w:r w:rsidR="00954D88">
          <w:rPr>
            <w:rFonts w:ascii="Helvetica" w:hAnsi="Helvetica" w:cs="Helvetica"/>
            <w:color w:val="000000"/>
            <w:sz w:val="20"/>
            <w:szCs w:val="20"/>
            <w:lang w:val="en-GB"/>
          </w:rPr>
          <w:t xml:space="preserve">from </w:t>
        </w:r>
      </w:ins>
      <w:r>
        <w:rPr>
          <w:rFonts w:ascii="Helvetica" w:hAnsi="Helvetica" w:cs="Helvetica"/>
          <w:color w:val="000000"/>
          <w:sz w:val="20"/>
          <w:szCs w:val="20"/>
          <w:lang w:val="en-GB"/>
        </w:rPr>
        <w:t>250fF to 150fF (e.g. by making the footprint of the gates smaller)</w:t>
      </w:r>
      <w:ins w:id="330" w:author="Dr. N. Samkharadze" w:date="2020-03-16T18:14:00Z">
        <w:r w:rsidR="00954D88">
          <w:rPr>
            <w:rFonts w:ascii="Helvetica" w:hAnsi="Helvetica" w:cs="Helvetica"/>
            <w:color w:val="000000"/>
            <w:sz w:val="20"/>
            <w:szCs w:val="20"/>
            <w:lang w:val="en-GB"/>
          </w:rPr>
          <w:t>,</w:t>
        </w:r>
      </w:ins>
      <w:del w:id="331" w:author="Dr. N. Samkharadze" w:date="2020-03-16T18:14:00Z">
        <w:r w:rsidDel="00954D88">
          <w:rPr>
            <w:rFonts w:ascii="Helvetica" w:hAnsi="Helvetica" w:cs="Helvetica"/>
            <w:color w:val="000000"/>
            <w:sz w:val="20"/>
            <w:szCs w:val="20"/>
            <w:lang w:val="en-GB"/>
          </w:rPr>
          <w:delText xml:space="preserve"> to match</w:delText>
        </w:r>
      </w:del>
      <w:ins w:id="332" w:author="Dr. N. Samkharadze" w:date="2020-03-16T18:14:00Z">
        <w:r w:rsidR="00954D88">
          <w:rPr>
            <w:rFonts w:ascii="Helvetica" w:hAnsi="Helvetica" w:cs="Helvetica"/>
            <w:color w:val="000000"/>
            <w:sz w:val="20"/>
            <w:szCs w:val="20"/>
            <w:lang w:val="en-GB"/>
          </w:rPr>
          <w:t>increasing the matching resistance</w:t>
        </w:r>
      </w:ins>
      <w:r>
        <w:rPr>
          <w:rFonts w:ascii="Helvetica" w:hAnsi="Helvetica" w:cs="Helvetica"/>
          <w:color w:val="000000"/>
          <w:sz w:val="20"/>
          <w:szCs w:val="20"/>
          <w:lang w:val="en-GB"/>
        </w:rPr>
        <w:t xml:space="preserve"> to 600kΩ.</w:t>
      </w:r>
    </w:p>
    <w:p w14:paraId="2F82B767" w14:textId="77777777" w:rsidR="00CF5781" w:rsidRDefault="00CF5781" w:rsidP="000A1437">
      <w:pPr>
        <w:rPr>
          <w:rFonts w:ascii="Helvetica" w:hAnsi="Helvetica" w:cs="Helvetica"/>
          <w:color w:val="000000"/>
          <w:sz w:val="20"/>
          <w:szCs w:val="20"/>
          <w:lang w:val="en-GB"/>
        </w:rPr>
      </w:pPr>
    </w:p>
    <w:p w14:paraId="7362386D" w14:textId="0B6BD721"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Figure 5 (c-d) shows the performance </w:t>
      </w:r>
      <w:del w:id="333" w:author="Dr. N. Samkharadze" w:date="2020-04-07T18:58:00Z">
        <w:r w:rsidDel="002A0260">
          <w:rPr>
            <w:rFonts w:ascii="Helvetica" w:hAnsi="Helvetica" w:cs="Helvetica"/>
            <w:color w:val="000000"/>
            <w:sz w:val="20"/>
            <w:szCs w:val="20"/>
            <w:lang w:val="en-GB"/>
          </w:rPr>
          <w:delText>one can expect from using this method</w:delText>
        </w:r>
      </w:del>
      <w:ins w:id="334" w:author="Dr. N. Samkharadze" w:date="2020-04-07T18:58:00Z">
        <w:r w:rsidR="002A0260">
          <w:rPr>
            <w:rFonts w:ascii="Helvetica" w:hAnsi="Helvetica" w:cs="Helvetica"/>
            <w:color w:val="000000"/>
            <w:sz w:val="20"/>
            <w:szCs w:val="20"/>
            <w:lang w:val="en-GB"/>
          </w:rPr>
          <w:t>of our circuit for typical measurements used to read out quantum dot-based qubits</w:t>
        </w:r>
      </w:ins>
      <w:r>
        <w:rPr>
          <w:rFonts w:ascii="Helvetica" w:hAnsi="Helvetica" w:cs="Helvetica"/>
          <w:color w:val="000000"/>
          <w:sz w:val="20"/>
          <w:szCs w:val="20"/>
          <w:lang w:val="en-GB"/>
        </w:rPr>
        <w:t xml:space="preserve">. </w:t>
      </w:r>
      <w:del w:id="335" w:author="Dr. N. Samkharadze" w:date="2020-04-07T18:59:00Z">
        <w:r w:rsidDel="002A0260">
          <w:rPr>
            <w:rFonts w:ascii="Helvetica" w:hAnsi="Helvetica" w:cs="Helvetica"/>
            <w:color w:val="000000"/>
            <w:sz w:val="20"/>
            <w:szCs w:val="20"/>
            <w:lang w:val="en-GB"/>
          </w:rPr>
          <w:delText>In (c) a charge</w:delText>
        </w:r>
      </w:del>
      <w:ins w:id="336" w:author="Dr. N. Samkharadze" w:date="2020-04-07T18:59:00Z">
        <w:r w:rsidR="002A0260">
          <w:rPr>
            <w:rFonts w:ascii="Helvetica" w:hAnsi="Helvetica" w:cs="Helvetica"/>
            <w:color w:val="000000"/>
            <w:sz w:val="20"/>
            <w:szCs w:val="20"/>
            <w:lang w:val="en-GB"/>
          </w:rPr>
          <w:t>Figure 5 (c) shows</w:t>
        </w:r>
      </w:ins>
      <w:r>
        <w:rPr>
          <w:rFonts w:ascii="Helvetica" w:hAnsi="Helvetica" w:cs="Helvetica"/>
          <w:color w:val="000000"/>
          <w:sz w:val="20"/>
          <w:szCs w:val="20"/>
          <w:lang w:val="en-GB"/>
        </w:rPr>
        <w:t xml:space="preserve"> </w:t>
      </w:r>
      <w:ins w:id="337" w:author="Dr. N. Samkharadze" w:date="2020-04-07T18:59:00Z">
        <w:r w:rsidR="002A0260">
          <w:rPr>
            <w:rFonts w:ascii="Helvetica" w:hAnsi="Helvetica" w:cs="Helvetica"/>
            <w:color w:val="000000"/>
            <w:sz w:val="20"/>
            <w:szCs w:val="20"/>
            <w:lang w:val="en-GB"/>
          </w:rPr>
          <w:t xml:space="preserve">a </w:t>
        </w:r>
      </w:ins>
      <w:r>
        <w:rPr>
          <w:rFonts w:ascii="Helvetica" w:hAnsi="Helvetica" w:cs="Helvetica"/>
          <w:color w:val="000000"/>
          <w:sz w:val="20"/>
          <w:szCs w:val="20"/>
          <w:lang w:val="en-GB"/>
        </w:rPr>
        <w:t xml:space="preserve">stability diagram </w:t>
      </w:r>
      <w:ins w:id="338" w:author="Dr. N. Samkharadze" w:date="2020-04-07T19:00:00Z">
        <w:r w:rsidR="002A0260">
          <w:rPr>
            <w:rFonts w:ascii="Helvetica" w:hAnsi="Helvetica" w:cs="Helvetica"/>
            <w:color w:val="000000"/>
            <w:sz w:val="20"/>
            <w:szCs w:val="20"/>
            <w:lang w:val="en-GB"/>
          </w:rPr>
          <w:t>of dots 3 and 4 of the device</w:t>
        </w:r>
      </w:ins>
      <w:ins w:id="339" w:author="Dr. N. Samkharadze" w:date="2020-04-07T19:01:00Z">
        <w:r w:rsidR="002A0260">
          <w:rPr>
            <w:rFonts w:ascii="Helvetica" w:hAnsi="Helvetica" w:cs="Helvetica"/>
            <w:color w:val="000000"/>
            <w:sz w:val="20"/>
            <w:szCs w:val="20"/>
            <w:lang w:val="en-GB"/>
          </w:rPr>
          <w:t xml:space="preserve"> (fig. 1(e)).</w:t>
        </w:r>
      </w:ins>
      <w:del w:id="340" w:author="Dr. N. Samkharadze" w:date="2020-04-07T18:59:00Z">
        <w:r w:rsidDel="002A0260">
          <w:rPr>
            <w:rFonts w:ascii="Helvetica" w:hAnsi="Helvetica" w:cs="Helvetica"/>
            <w:color w:val="000000"/>
            <w:sz w:val="20"/>
            <w:szCs w:val="20"/>
            <w:lang w:val="en-GB"/>
          </w:rPr>
          <w:delText xml:space="preserve">is shown. The </w:delText>
        </w:r>
      </w:del>
      <w:del w:id="341" w:author="Dr. N. Samkharadze" w:date="2020-04-07T19:01:00Z">
        <w:r w:rsidDel="002A0260">
          <w:rPr>
            <w:rFonts w:ascii="Helvetica" w:hAnsi="Helvetica" w:cs="Helvetica"/>
            <w:color w:val="000000"/>
            <w:sz w:val="20"/>
            <w:szCs w:val="20"/>
            <w:lang w:val="en-GB"/>
          </w:rPr>
          <w:delText>a</w:delText>
        </w:r>
      </w:del>
      <w:ins w:id="342" w:author="Dr. N. Samkharadze" w:date="2020-04-07T19:01:00Z">
        <w:r w:rsidR="002A0260">
          <w:rPr>
            <w:rFonts w:ascii="Helvetica" w:hAnsi="Helvetica" w:cs="Helvetica"/>
            <w:color w:val="000000"/>
            <w:sz w:val="20"/>
            <w:szCs w:val="20"/>
            <w:lang w:val="en-GB"/>
          </w:rPr>
          <w:t>A</w:t>
        </w:r>
      </w:ins>
      <w:r>
        <w:rPr>
          <w:rFonts w:ascii="Helvetica" w:hAnsi="Helvetica" w:cs="Helvetica"/>
          <w:color w:val="000000"/>
          <w:sz w:val="20"/>
          <w:szCs w:val="20"/>
          <w:lang w:val="en-GB"/>
        </w:rPr>
        <w:t>cquisition time</w:t>
      </w:r>
      <w:del w:id="343" w:author="Dr. N. Samkharadze" w:date="2020-04-07T18:34:00Z">
        <w:r w:rsidDel="00135A60">
          <w:rPr>
            <w:rFonts w:ascii="Helvetica" w:hAnsi="Helvetica" w:cs="Helvetica"/>
            <w:color w:val="000000"/>
            <w:sz w:val="20"/>
            <w:szCs w:val="20"/>
            <w:lang w:val="en-GB"/>
          </w:rPr>
          <w:delText xml:space="preserve"> per point</w:delText>
        </w:r>
      </w:del>
      <w:r>
        <w:rPr>
          <w:rFonts w:ascii="Helvetica" w:hAnsi="Helvetica" w:cs="Helvetica"/>
          <w:color w:val="000000"/>
          <w:sz w:val="20"/>
          <w:szCs w:val="20"/>
          <w:lang w:val="en-GB"/>
        </w:rPr>
        <w:t xml:space="preserve"> is</w:t>
      </w:r>
      <w:del w:id="344" w:author="Dr. N. Samkharadze" w:date="2020-04-07T18:34:00Z">
        <w:r w:rsidDel="00135A60">
          <w:rPr>
            <w:rFonts w:ascii="Helvetica" w:hAnsi="Helvetica" w:cs="Helvetica"/>
            <w:color w:val="000000"/>
            <w:sz w:val="20"/>
            <w:szCs w:val="20"/>
            <w:lang w:val="en-GB"/>
          </w:rPr>
          <w:delText xml:space="preserve"> set to</w:delText>
        </w:r>
      </w:del>
      <w:r>
        <w:rPr>
          <w:rFonts w:ascii="Helvetica" w:hAnsi="Helvetica" w:cs="Helvetica"/>
          <w:color w:val="000000"/>
          <w:sz w:val="20"/>
          <w:szCs w:val="20"/>
          <w:lang w:val="en-GB"/>
        </w:rPr>
        <w:t xml:space="preserve"> 2us</w:t>
      </w:r>
      <w:ins w:id="345" w:author="Dr. N. Samkharadze" w:date="2020-04-07T18:34:00Z">
        <w:r w:rsidR="00135A60">
          <w:rPr>
            <w:rFonts w:ascii="Helvetica" w:hAnsi="Helvetica" w:cs="Helvetica"/>
            <w:color w:val="000000"/>
            <w:sz w:val="20"/>
            <w:szCs w:val="20"/>
            <w:lang w:val="en-GB"/>
          </w:rPr>
          <w:t xml:space="preserve"> per point</w:t>
        </w:r>
      </w:ins>
      <w:r>
        <w:rPr>
          <w:rFonts w:ascii="Helvetica" w:hAnsi="Helvetica" w:cs="Helvetica"/>
          <w:color w:val="000000"/>
          <w:sz w:val="20"/>
          <w:szCs w:val="20"/>
          <w:lang w:val="en-GB"/>
        </w:rPr>
        <w:t xml:space="preserve">. This means that </w:t>
      </w:r>
      <w:del w:id="346" w:author="Dr. N. Samkharadze" w:date="2020-04-07T19:01:00Z">
        <w:r w:rsidDel="002A0260">
          <w:rPr>
            <w:rFonts w:ascii="Helvetica" w:hAnsi="Helvetica" w:cs="Helvetica"/>
            <w:color w:val="000000"/>
            <w:sz w:val="20"/>
            <w:szCs w:val="20"/>
            <w:lang w:val="en-GB"/>
          </w:rPr>
          <w:delText xml:space="preserve">this </w:delText>
        </w:r>
      </w:del>
      <w:ins w:id="347" w:author="Dr. N. Samkharadze" w:date="2020-04-07T19:01:00Z">
        <w:r w:rsidR="002A0260">
          <w:rPr>
            <w:rFonts w:ascii="Helvetica" w:hAnsi="Helvetica" w:cs="Helvetica"/>
            <w:color w:val="000000"/>
            <w:sz w:val="20"/>
            <w:szCs w:val="20"/>
            <w:lang w:val="en-GB"/>
          </w:rPr>
          <w:t xml:space="preserve">the </w:t>
        </w:r>
      </w:ins>
      <w:r>
        <w:rPr>
          <w:rFonts w:ascii="Helvetica" w:hAnsi="Helvetica" w:cs="Helvetica"/>
          <w:color w:val="000000"/>
          <w:sz w:val="20"/>
          <w:szCs w:val="20"/>
          <w:lang w:val="en-GB"/>
        </w:rPr>
        <w:t xml:space="preserve">readout is </w:t>
      </w:r>
      <w:del w:id="348" w:author="Dr. N. Samkharadze" w:date="2020-04-07T19:02:00Z">
        <w:r w:rsidDel="002A0260">
          <w:rPr>
            <w:rFonts w:ascii="Helvetica" w:hAnsi="Helvetica" w:cs="Helvetica"/>
            <w:color w:val="000000"/>
            <w:sz w:val="20"/>
            <w:szCs w:val="20"/>
            <w:lang w:val="en-GB"/>
          </w:rPr>
          <w:delText xml:space="preserve">quite </w:delText>
        </w:r>
      </w:del>
      <w:r>
        <w:rPr>
          <w:rFonts w:ascii="Helvetica" w:hAnsi="Helvetica" w:cs="Helvetica"/>
          <w:color w:val="000000"/>
          <w:sz w:val="20"/>
          <w:szCs w:val="20"/>
          <w:lang w:val="en-GB"/>
        </w:rPr>
        <w:t>suitable for video mode tuning with high resolution (&gt; 100 × 100px). In figure (d), we show the performance of the charge readout. To probe practical readout performance, we measured the charge fidelity of a dot reservoir transition</w:t>
      </w:r>
      <w:r w:rsidR="00E621B4">
        <w:rPr>
          <w:rFonts w:ascii="Helvetica" w:hAnsi="Helvetica" w:cs="Helvetica"/>
          <w:color w:val="000000"/>
          <w:sz w:val="20"/>
          <w:szCs w:val="20"/>
          <w:lang w:val="en-GB"/>
        </w:rPr>
        <w:t xml:space="preserve"> </w:t>
      </w:r>
      <w:r>
        <w:rPr>
          <w:rFonts w:ascii="Helvetica" w:hAnsi="Helvetica" w:cs="Helvetica"/>
          <w:color w:val="000000"/>
          <w:sz w:val="20"/>
          <w:szCs w:val="20"/>
          <w:lang w:val="en-GB"/>
        </w:rPr>
        <w:t>(see fig 5(c))</w:t>
      </w:r>
      <w:r w:rsidR="00E621B4">
        <w:rPr>
          <w:rFonts w:ascii="Helvetica" w:hAnsi="Helvetica" w:cs="Helvetica"/>
          <w:color w:val="000000"/>
          <w:sz w:val="20"/>
          <w:szCs w:val="20"/>
          <w:lang w:val="en-GB"/>
        </w:rPr>
        <w:t>. W</w:t>
      </w:r>
      <w:r>
        <w:rPr>
          <w:rFonts w:ascii="Helvetica" w:hAnsi="Helvetica" w:cs="Helvetica"/>
          <w:color w:val="000000"/>
          <w:sz w:val="20"/>
          <w:szCs w:val="20"/>
          <w:lang w:val="en-GB"/>
        </w:rPr>
        <w:t>e expect 99.9% charge fidelity readout in 2us.</w:t>
      </w:r>
    </w:p>
    <w:p w14:paraId="6805183E" w14:textId="35BA3923" w:rsidR="000A1437" w:rsidRDefault="000A1437" w:rsidP="000A1437">
      <w:pPr>
        <w:rPr>
          <w:rFonts w:ascii="Helvetica" w:hAnsi="Helvetica" w:cs="Helvetica"/>
          <w:color w:val="000000"/>
          <w:sz w:val="20"/>
          <w:szCs w:val="20"/>
          <w:lang w:val="en-GB"/>
        </w:rPr>
      </w:pPr>
    </w:p>
    <w:p w14:paraId="442EB367" w14:textId="75A167CC" w:rsidR="00E669AB" w:rsidRDefault="00214690" w:rsidP="000A1437">
      <w:pPr>
        <w:rPr>
          <w:rFonts w:ascii="Helvetica" w:hAnsi="Helvetica" w:cs="Helvetica"/>
          <w:color w:val="000000"/>
          <w:sz w:val="20"/>
          <w:szCs w:val="20"/>
          <w:lang w:val="en-GB"/>
        </w:rPr>
      </w:pPr>
      <w:r>
        <w:rPr>
          <w:rFonts w:ascii="Helvetica" w:hAnsi="Helvetica" w:cs="Helvetica"/>
          <w:color w:val="000000"/>
          <w:sz w:val="20"/>
          <w:szCs w:val="20"/>
          <w:lang w:val="en-GB"/>
        </w:rPr>
        <w:t xml:space="preserve">In conclusion, using this method we can obtain similar SNR as in other on-chip methods for RF readout [Nichol, </w:t>
      </w:r>
      <w:proofErr w:type="spellStart"/>
      <w:r>
        <w:rPr>
          <w:rFonts w:ascii="Helvetica" w:hAnsi="Helvetica" w:cs="Helvetica"/>
          <w:color w:val="000000"/>
          <w:sz w:val="20"/>
          <w:szCs w:val="20"/>
          <w:lang w:val="en-GB"/>
        </w:rPr>
        <w:t>Tarucha</w:t>
      </w:r>
      <w:proofErr w:type="spellEnd"/>
      <w:r>
        <w:rPr>
          <w:rFonts w:ascii="Helvetica" w:hAnsi="Helvetica" w:cs="Helvetica"/>
          <w:color w:val="000000"/>
          <w:sz w:val="20"/>
          <w:szCs w:val="20"/>
          <w:lang w:val="en-GB"/>
        </w:rPr>
        <w:t xml:space="preserve">]. </w:t>
      </w:r>
      <w:del w:id="349" w:author="Dr. N. Samkharadze" w:date="2020-04-07T19:03:00Z">
        <w:r w:rsidR="00C25EEB" w:rsidDel="002A0260">
          <w:rPr>
            <w:rFonts w:ascii="Helvetica" w:hAnsi="Helvetica" w:cs="Helvetica"/>
            <w:color w:val="000000"/>
            <w:sz w:val="20"/>
            <w:szCs w:val="20"/>
            <w:lang w:val="en-GB"/>
          </w:rPr>
          <w:delText>From theory there is no reason for one method to outperform the other</w:delText>
        </w:r>
      </w:del>
      <w:del w:id="350" w:author="Dr. N. Samkharadze" w:date="2020-03-16T18:17:00Z">
        <w:r w:rsidR="00C25EEB" w:rsidDel="00EB0A96">
          <w:rPr>
            <w:rFonts w:ascii="Helvetica" w:hAnsi="Helvetica" w:cs="Helvetica"/>
            <w:color w:val="000000"/>
            <w:sz w:val="20"/>
            <w:szCs w:val="20"/>
            <w:lang w:val="en-GB"/>
          </w:rPr>
          <w:delText xml:space="preserve"> one</w:delText>
        </w:r>
      </w:del>
      <w:del w:id="351" w:author="Dr. N. Samkharadze" w:date="2020-04-07T19:03:00Z">
        <w:r w:rsidDel="002A0260">
          <w:rPr>
            <w:rFonts w:ascii="Helvetica" w:hAnsi="Helvetica" w:cs="Helvetica"/>
            <w:color w:val="000000"/>
            <w:sz w:val="20"/>
            <w:szCs w:val="20"/>
            <w:lang w:val="en-GB"/>
          </w:rPr>
          <w:delText xml:space="preserve">. </w:delText>
        </w:r>
      </w:del>
      <w:r w:rsidR="00C25EEB">
        <w:rPr>
          <w:rFonts w:ascii="Helvetica" w:hAnsi="Helvetica" w:cs="Helvetica"/>
          <w:color w:val="000000"/>
          <w:sz w:val="20"/>
          <w:szCs w:val="20"/>
          <w:lang w:val="en-GB"/>
        </w:rPr>
        <w:t xml:space="preserve">One </w:t>
      </w:r>
      <w:del w:id="352" w:author="Dr. N. Samkharadze" w:date="2020-04-07T19:03:00Z">
        <w:r w:rsidR="00C25EEB" w:rsidDel="002A0260">
          <w:rPr>
            <w:rFonts w:ascii="Helvetica" w:hAnsi="Helvetica" w:cs="Helvetica"/>
            <w:color w:val="000000"/>
            <w:sz w:val="20"/>
            <w:szCs w:val="20"/>
            <w:lang w:val="en-GB"/>
          </w:rPr>
          <w:delText>reason</w:delText>
        </w:r>
        <w:r w:rsidDel="002A0260">
          <w:rPr>
            <w:rFonts w:ascii="Helvetica" w:hAnsi="Helvetica" w:cs="Helvetica"/>
            <w:color w:val="000000"/>
            <w:sz w:val="20"/>
            <w:szCs w:val="20"/>
            <w:lang w:val="en-GB"/>
          </w:rPr>
          <w:delText xml:space="preserve"> to use</w:delText>
        </w:r>
      </w:del>
      <w:del w:id="353" w:author="Dr. N. Samkharadze" w:date="2020-04-07T19:04:00Z">
        <w:r w:rsidDel="002A0260">
          <w:rPr>
            <w:rFonts w:ascii="Helvetica" w:hAnsi="Helvetica" w:cs="Helvetica"/>
            <w:color w:val="000000"/>
            <w:sz w:val="20"/>
            <w:szCs w:val="20"/>
            <w:lang w:val="en-GB"/>
          </w:rPr>
          <w:delText xml:space="preserve"> </w:delText>
        </w:r>
      </w:del>
      <w:ins w:id="354" w:author="Dr. N. Samkharadze" w:date="2020-04-07T19:04:00Z">
        <w:r w:rsidR="002A0260">
          <w:rPr>
            <w:rFonts w:ascii="Helvetica" w:hAnsi="Helvetica" w:cs="Helvetica"/>
            <w:color w:val="000000"/>
            <w:sz w:val="20"/>
            <w:szCs w:val="20"/>
            <w:lang w:val="en-GB"/>
          </w:rPr>
          <w:t xml:space="preserve"> scenario where </w:t>
        </w:r>
      </w:ins>
      <w:r w:rsidR="00C25EEB">
        <w:rPr>
          <w:rFonts w:ascii="Helvetica" w:hAnsi="Helvetica" w:cs="Helvetica"/>
          <w:color w:val="000000"/>
          <w:sz w:val="20"/>
          <w:szCs w:val="20"/>
          <w:lang w:val="en-GB"/>
        </w:rPr>
        <w:t>the lead gate</w:t>
      </w:r>
      <w:r>
        <w:rPr>
          <w:rFonts w:ascii="Helvetica" w:hAnsi="Helvetica" w:cs="Helvetica"/>
          <w:color w:val="000000"/>
          <w:sz w:val="20"/>
          <w:szCs w:val="20"/>
          <w:lang w:val="en-GB"/>
        </w:rPr>
        <w:t xml:space="preserve"> </w:t>
      </w:r>
      <w:r w:rsidR="00C25EEB">
        <w:rPr>
          <w:rFonts w:ascii="Helvetica" w:hAnsi="Helvetica" w:cs="Helvetica"/>
          <w:color w:val="000000"/>
          <w:sz w:val="20"/>
          <w:szCs w:val="20"/>
          <w:lang w:val="en-GB"/>
        </w:rPr>
        <w:t>method</w:t>
      </w:r>
      <w:ins w:id="355" w:author="Dr. N. Samkharadze" w:date="2020-04-07T19:05:00Z">
        <w:r w:rsidR="002A0260">
          <w:rPr>
            <w:rFonts w:ascii="Helvetica" w:hAnsi="Helvetica" w:cs="Helvetica"/>
            <w:color w:val="000000"/>
            <w:sz w:val="20"/>
            <w:szCs w:val="20"/>
            <w:lang w:val="en-GB"/>
          </w:rPr>
          <w:t xml:space="preserve"> would have a clear advantage</w:t>
        </w:r>
      </w:ins>
      <w:r w:rsidR="00C25EEB">
        <w:rPr>
          <w:rFonts w:ascii="Helvetica" w:hAnsi="Helvetica" w:cs="Helvetica"/>
          <w:color w:val="000000"/>
          <w:sz w:val="20"/>
          <w:szCs w:val="20"/>
          <w:lang w:val="en-GB"/>
        </w:rPr>
        <w:t xml:space="preserve"> over the ohmic method </w:t>
      </w:r>
      <w:r>
        <w:rPr>
          <w:rFonts w:ascii="Helvetica" w:hAnsi="Helvetica" w:cs="Helvetica"/>
          <w:color w:val="000000"/>
          <w:sz w:val="20"/>
          <w:szCs w:val="20"/>
          <w:lang w:val="en-GB"/>
        </w:rPr>
        <w:t xml:space="preserve">is </w:t>
      </w:r>
      <w:del w:id="356" w:author="Dr. N. Samkharadze" w:date="2020-04-07T19:08:00Z">
        <w:r w:rsidR="006E73B8" w:rsidDel="00163E6C">
          <w:rPr>
            <w:rFonts w:ascii="Helvetica" w:hAnsi="Helvetica" w:cs="Helvetica"/>
            <w:color w:val="000000"/>
            <w:sz w:val="20"/>
            <w:szCs w:val="20"/>
            <w:lang w:val="en-GB"/>
          </w:rPr>
          <w:delText>when</w:delText>
        </w:r>
        <w:r w:rsidDel="00163E6C">
          <w:rPr>
            <w:rFonts w:ascii="Helvetica" w:hAnsi="Helvetica" w:cs="Helvetica"/>
            <w:color w:val="000000"/>
            <w:sz w:val="20"/>
            <w:szCs w:val="20"/>
            <w:lang w:val="en-GB"/>
          </w:rPr>
          <w:delText xml:space="preserve"> </w:delText>
        </w:r>
      </w:del>
      <w:del w:id="357" w:author="Dr. N. Samkharadze" w:date="2020-04-07T19:05:00Z">
        <w:r w:rsidDel="002A0260">
          <w:rPr>
            <w:rFonts w:ascii="Helvetica" w:hAnsi="Helvetica" w:cs="Helvetica"/>
            <w:color w:val="000000"/>
            <w:sz w:val="20"/>
            <w:szCs w:val="20"/>
            <w:lang w:val="en-GB"/>
          </w:rPr>
          <w:delText>you have</w:delText>
        </w:r>
      </w:del>
      <w:ins w:id="358" w:author="Dr. N. Samkharadze" w:date="2020-04-07T19:08:00Z">
        <w:r w:rsidR="00163E6C">
          <w:rPr>
            <w:rFonts w:ascii="Helvetica" w:hAnsi="Helvetica" w:cs="Helvetica"/>
            <w:color w:val="000000"/>
            <w:sz w:val="20"/>
            <w:szCs w:val="20"/>
            <w:lang w:val="en-GB"/>
          </w:rPr>
          <w:t xml:space="preserve">if </w:t>
        </w:r>
      </w:ins>
      <w:ins w:id="359" w:author="Dr. N. Samkharadze" w:date="2020-04-07T19:05:00Z">
        <w:r w:rsidR="002A0260">
          <w:rPr>
            <w:rFonts w:ascii="Helvetica" w:hAnsi="Helvetica" w:cs="Helvetica"/>
            <w:color w:val="000000"/>
            <w:sz w:val="20"/>
            <w:szCs w:val="20"/>
            <w:lang w:val="en-GB"/>
          </w:rPr>
          <w:t>having</w:t>
        </w:r>
      </w:ins>
      <w:r>
        <w:rPr>
          <w:rFonts w:ascii="Helvetica" w:hAnsi="Helvetica" w:cs="Helvetica"/>
          <w:color w:val="000000"/>
          <w:sz w:val="20"/>
          <w:szCs w:val="20"/>
          <w:lang w:val="en-GB"/>
        </w:rPr>
        <w:t xml:space="preserve"> a large contact resistance </w:t>
      </w:r>
      <w:proofErr w:type="spellStart"/>
      <w:r>
        <w:rPr>
          <w:rFonts w:ascii="Helvetica" w:hAnsi="Helvetica" w:cs="Helvetica"/>
          <w:color w:val="000000"/>
          <w:sz w:val="20"/>
          <w:szCs w:val="20"/>
          <w:lang w:val="en-GB"/>
        </w:rPr>
        <w:t>R</w:t>
      </w:r>
      <w:r>
        <w:rPr>
          <w:rFonts w:ascii="Helvetica" w:hAnsi="Helvetica" w:cs="Helvetica"/>
          <w:color w:val="000000"/>
          <w:sz w:val="20"/>
          <w:szCs w:val="20"/>
          <w:vertAlign w:val="subscript"/>
          <w:lang w:val="en-GB"/>
        </w:rPr>
        <w:t>c</w:t>
      </w:r>
      <w:proofErr w:type="spellEnd"/>
      <w:r>
        <w:rPr>
          <w:rFonts w:ascii="Helvetica" w:hAnsi="Helvetica" w:cs="Helvetica"/>
          <w:color w:val="000000"/>
          <w:sz w:val="20"/>
          <w:szCs w:val="20"/>
          <w:lang w:val="en-GB"/>
        </w:rPr>
        <w:t xml:space="preserve"> and/or large</w:t>
      </w:r>
      <w:r w:rsidR="00C25EEB">
        <w:rPr>
          <w:rFonts w:ascii="Helvetica" w:hAnsi="Helvetica" w:cs="Helvetica"/>
          <w:color w:val="000000"/>
          <w:sz w:val="20"/>
          <w:szCs w:val="20"/>
          <w:lang w:val="en-GB"/>
        </w:rPr>
        <w:t xml:space="preserve"> 2DEG capacitance,</w:t>
      </w:r>
      <w:r>
        <w:rPr>
          <w:rFonts w:ascii="Helvetica" w:hAnsi="Helvetica" w:cs="Helvetica"/>
          <w:color w:val="000000"/>
          <w:sz w:val="20"/>
          <w:szCs w:val="20"/>
          <w:lang w:val="en-GB"/>
        </w:rPr>
        <w:t xml:space="preserve"> C</w:t>
      </w:r>
      <w:r w:rsidRPr="00214690">
        <w:rPr>
          <w:rFonts w:ascii="Helvetica" w:hAnsi="Helvetica" w:cs="Helvetica"/>
          <w:color w:val="000000"/>
          <w:sz w:val="20"/>
          <w:szCs w:val="20"/>
          <w:vertAlign w:val="subscript"/>
          <w:lang w:val="en-GB"/>
        </w:rPr>
        <w:t>2DEG</w:t>
      </w:r>
      <w:r w:rsidR="006E73B8">
        <w:rPr>
          <w:rFonts w:ascii="Helvetica" w:hAnsi="Helvetica" w:cs="Helvetica"/>
          <w:color w:val="000000"/>
          <w:sz w:val="20"/>
          <w:szCs w:val="20"/>
          <w:lang w:val="en-GB"/>
        </w:rPr>
        <w:t xml:space="preserve"> </w:t>
      </w:r>
      <w:ins w:id="360" w:author="Dr. N. Samkharadze" w:date="2020-04-07T19:05:00Z">
        <w:r w:rsidR="002A0260">
          <w:rPr>
            <w:rFonts w:ascii="Helvetica" w:hAnsi="Helvetica" w:cs="Helvetica"/>
            <w:color w:val="000000"/>
            <w:sz w:val="20"/>
            <w:szCs w:val="20"/>
            <w:lang w:val="en-GB"/>
          </w:rPr>
          <w:t>in the device are unavoidable</w:t>
        </w:r>
      </w:ins>
      <w:del w:id="361" w:author="Dr. N. Samkharadze" w:date="2020-04-07T19:05:00Z">
        <w:r w:rsidR="006E73B8" w:rsidDel="002A0260">
          <w:rPr>
            <w:rFonts w:ascii="Helvetica" w:hAnsi="Helvetica" w:cs="Helvetica"/>
            <w:color w:val="000000"/>
            <w:sz w:val="20"/>
            <w:szCs w:val="20"/>
            <w:lang w:val="en-GB"/>
          </w:rPr>
          <w:delText>in your device</w:delText>
        </w:r>
      </w:del>
      <w:r w:rsidR="00C25EEB">
        <w:rPr>
          <w:rFonts w:ascii="Helvetica" w:hAnsi="Helvetica" w:cs="Helvetica"/>
          <w:color w:val="000000"/>
          <w:sz w:val="20"/>
          <w:szCs w:val="20"/>
          <w:lang w:val="en-GB"/>
        </w:rPr>
        <w:t>.</w:t>
      </w:r>
      <w:bookmarkStart w:id="362" w:name="_GoBack"/>
      <w:bookmarkEnd w:id="362"/>
      <w:del w:id="363" w:author="Stephan Philips" w:date="2020-04-10T10:09:00Z">
        <w:r w:rsidR="00C25EEB" w:rsidDel="00A24239">
          <w:rPr>
            <w:rFonts w:ascii="Helvetica" w:hAnsi="Helvetica" w:cs="Helvetica"/>
            <w:color w:val="000000"/>
            <w:sz w:val="20"/>
            <w:szCs w:val="20"/>
            <w:lang w:val="en-GB"/>
          </w:rPr>
          <w:delText xml:space="preserve"> </w:delText>
        </w:r>
      </w:del>
      <w:ins w:id="364" w:author="Dr. N. Samkharadze" w:date="2020-04-07T19:06:00Z">
        <w:del w:id="365" w:author="Stephan Philips" w:date="2020-04-10T10:09:00Z">
          <w:r w:rsidR="002A0260" w:rsidDel="00A24239">
            <w:rPr>
              <w:rFonts w:ascii="Helvetica" w:hAnsi="Helvetica" w:cs="Helvetica"/>
              <w:color w:val="000000"/>
              <w:sz w:val="20"/>
              <w:szCs w:val="20"/>
              <w:lang w:val="en-GB"/>
            </w:rPr>
            <w:delText>{</w:delText>
          </w:r>
        </w:del>
      </w:ins>
      <w:del w:id="366" w:author="Stephan Philips" w:date="2020-04-10T10:09:00Z">
        <w:r w:rsidR="00C25EEB" w:rsidDel="00A24239">
          <w:rPr>
            <w:rFonts w:ascii="Helvetica" w:hAnsi="Helvetica" w:cs="Helvetica"/>
            <w:color w:val="000000"/>
            <w:sz w:val="20"/>
            <w:szCs w:val="20"/>
            <w:lang w:val="en-GB"/>
          </w:rPr>
          <w:delText xml:space="preserve">This is not really a problem for Si/SiGe quantum dots, but could be </w:delText>
        </w:r>
        <w:r w:rsidR="00D15647" w:rsidDel="00A24239">
          <w:rPr>
            <w:rFonts w:ascii="Helvetica" w:hAnsi="Helvetica" w:cs="Helvetica"/>
            <w:color w:val="000000"/>
            <w:sz w:val="20"/>
            <w:szCs w:val="20"/>
            <w:lang w:val="en-GB"/>
          </w:rPr>
          <w:delText xml:space="preserve">useful </w:delText>
        </w:r>
        <w:r w:rsidR="00C25EEB" w:rsidDel="00A24239">
          <w:rPr>
            <w:rFonts w:ascii="Helvetica" w:hAnsi="Helvetica" w:cs="Helvetica"/>
            <w:color w:val="000000"/>
            <w:sz w:val="20"/>
            <w:szCs w:val="20"/>
            <w:lang w:val="en-GB"/>
          </w:rPr>
          <w:delText xml:space="preserve">for other material systems </w:delText>
        </w:r>
        <w:r w:rsidDel="00A24239">
          <w:rPr>
            <w:rFonts w:ascii="Helvetica" w:hAnsi="Helvetica" w:cs="Helvetica"/>
            <w:color w:val="000000"/>
            <w:sz w:val="20"/>
            <w:szCs w:val="20"/>
            <w:lang w:val="en-GB"/>
          </w:rPr>
          <w:delText>(e.g. SiMOS)</w:delText>
        </w:r>
        <w:r w:rsidR="00C25EEB" w:rsidDel="00A24239">
          <w:rPr>
            <w:rFonts w:ascii="Helvetica" w:hAnsi="Helvetica" w:cs="Helvetica"/>
            <w:color w:val="000000"/>
            <w:sz w:val="20"/>
            <w:szCs w:val="20"/>
            <w:lang w:val="en-GB"/>
          </w:rPr>
          <w:delText>.</w:delText>
        </w:r>
      </w:del>
      <w:ins w:id="367" w:author="Dr. N. Samkharadze" w:date="2020-04-07T19:06:00Z">
        <w:del w:id="368" w:author="Stephan Philips" w:date="2020-04-10T10:09:00Z">
          <w:r w:rsidR="002A0260" w:rsidDel="00A24239">
            <w:rPr>
              <w:rFonts w:ascii="Helvetica" w:hAnsi="Helvetica" w:cs="Helvetica"/>
              <w:color w:val="000000"/>
              <w:sz w:val="20"/>
              <w:szCs w:val="20"/>
              <w:lang w:val="en-GB"/>
            </w:rPr>
            <w:delText xml:space="preserve">} </w:delText>
          </w:r>
          <w:r w:rsidR="002A0260" w:rsidRPr="002A0260" w:rsidDel="00A24239">
            <w:rPr>
              <w:rFonts w:ascii="Helvetica" w:hAnsi="Helvetica" w:cs="Helvetica"/>
              <w:color w:val="000000"/>
              <w:sz w:val="20"/>
              <w:szCs w:val="20"/>
              <w:highlight w:val="lightGray"/>
              <w:lang w:val="en-GB"/>
              <w:rPrChange w:id="369" w:author="Dr. N. Samkharadze" w:date="2020-04-07T19:07:00Z">
                <w:rPr>
                  <w:rFonts w:ascii="Helvetica" w:hAnsi="Helvetica" w:cs="Helvetica"/>
                  <w:color w:val="000000"/>
                  <w:sz w:val="20"/>
                  <w:szCs w:val="20"/>
                  <w:lang w:val="en-GB"/>
                </w:rPr>
              </w:rPrChange>
            </w:rPr>
            <w:delText>do we need thi</w:delText>
          </w:r>
        </w:del>
      </w:ins>
      <w:ins w:id="370" w:author="Dr. N. Samkharadze" w:date="2020-04-07T19:07:00Z">
        <w:del w:id="371" w:author="Stephan Philips" w:date="2020-04-10T10:09:00Z">
          <w:r w:rsidR="002A0260" w:rsidDel="00A24239">
            <w:rPr>
              <w:rFonts w:ascii="Helvetica" w:hAnsi="Helvetica" w:cs="Helvetica"/>
              <w:color w:val="000000"/>
              <w:sz w:val="20"/>
              <w:szCs w:val="20"/>
              <w:highlight w:val="lightGray"/>
              <w:lang w:val="en-GB"/>
            </w:rPr>
            <w:delText>s? The previ</w:delText>
          </w:r>
        </w:del>
      </w:ins>
      <w:ins w:id="372" w:author="Dr. N. Samkharadze" w:date="2020-04-07T19:08:00Z">
        <w:del w:id="373" w:author="Stephan Philips" w:date="2020-04-10T10:09:00Z">
          <w:r w:rsidR="002A0260" w:rsidDel="00A24239">
            <w:rPr>
              <w:rFonts w:ascii="Helvetica" w:hAnsi="Helvetica" w:cs="Helvetica"/>
              <w:color w:val="000000"/>
              <w:sz w:val="20"/>
              <w:szCs w:val="20"/>
              <w:highlight w:val="lightGray"/>
              <w:lang w:val="en-GB"/>
            </w:rPr>
            <w:delText>ou</w:delText>
          </w:r>
          <w:r w:rsidR="00163E6C" w:rsidDel="00A24239">
            <w:rPr>
              <w:rFonts w:ascii="Helvetica" w:hAnsi="Helvetica" w:cs="Helvetica"/>
              <w:color w:val="000000"/>
              <w:sz w:val="20"/>
              <w:szCs w:val="20"/>
              <w:highlight w:val="lightGray"/>
              <w:lang w:val="en-GB"/>
            </w:rPr>
            <w:delText>s sentence may be enough.</w:delText>
          </w:r>
        </w:del>
      </w:ins>
    </w:p>
    <w:p w14:paraId="39496B86" w14:textId="50AED89B" w:rsidR="00E669AB" w:rsidRDefault="00E669AB" w:rsidP="000A1437">
      <w:pPr>
        <w:rPr>
          <w:rFonts w:ascii="Helvetica" w:hAnsi="Helvetica" w:cs="Helvetica"/>
          <w:color w:val="000000"/>
          <w:sz w:val="20"/>
          <w:szCs w:val="20"/>
          <w:lang w:val="en-GB"/>
        </w:rPr>
      </w:pPr>
    </w:p>
    <w:p w14:paraId="5EB8A5D9" w14:textId="77777777" w:rsidR="00E669AB" w:rsidRDefault="00E669AB" w:rsidP="000A1437">
      <w:pPr>
        <w:rPr>
          <w:rFonts w:ascii="Helvetica" w:hAnsi="Helvetica" w:cs="Helvetica"/>
          <w:color w:val="000000"/>
          <w:sz w:val="20"/>
          <w:szCs w:val="20"/>
          <w:lang w:val="en-GB"/>
        </w:rPr>
      </w:pPr>
    </w:p>
    <w:p w14:paraId="7C5198DF" w14:textId="6162AD8D" w:rsidR="000A1437" w:rsidRDefault="000A1437" w:rsidP="000A1437">
      <w:pPr>
        <w:rPr>
          <w:rFonts w:ascii="Helvetica" w:hAnsi="Helvetica" w:cs="Helvetica"/>
          <w:color w:val="000000"/>
          <w:sz w:val="20"/>
          <w:szCs w:val="20"/>
          <w:lang w:val="en-GB"/>
        </w:rPr>
      </w:pPr>
    </w:p>
    <w:p w14:paraId="21A8F4E2" w14:textId="143A80D7" w:rsidR="000A1437" w:rsidRDefault="000A1437" w:rsidP="000A1437">
      <w:pPr>
        <w:rPr>
          <w:rFonts w:ascii="Helvetica" w:hAnsi="Helvetica" w:cs="Helvetica"/>
          <w:color w:val="000000"/>
          <w:sz w:val="20"/>
          <w:szCs w:val="20"/>
          <w:lang w:val="en-GB"/>
        </w:rPr>
      </w:pPr>
    </w:p>
    <w:p w14:paraId="236D8176" w14:textId="3B0C5F0A" w:rsidR="00E669AB" w:rsidRDefault="00E669AB" w:rsidP="000A1437">
      <w:pPr>
        <w:rPr>
          <w:rFonts w:ascii="Helvetica" w:hAnsi="Helvetica" w:cs="Helvetica"/>
          <w:color w:val="000000"/>
          <w:sz w:val="20"/>
          <w:szCs w:val="20"/>
          <w:lang w:val="en-GB"/>
        </w:rPr>
      </w:pPr>
    </w:p>
    <w:p w14:paraId="64A6CDEF" w14:textId="6E3738B7" w:rsidR="00E669AB" w:rsidRDefault="00E669AB" w:rsidP="000A1437">
      <w:pPr>
        <w:rPr>
          <w:rFonts w:ascii="Helvetica" w:hAnsi="Helvetica" w:cs="Helvetica"/>
          <w:color w:val="000000"/>
          <w:sz w:val="20"/>
          <w:szCs w:val="20"/>
          <w:lang w:val="en-GB"/>
        </w:rPr>
      </w:pPr>
    </w:p>
    <w:p w14:paraId="5787BE17" w14:textId="182359D9" w:rsidR="00E669AB" w:rsidRDefault="00E669AB" w:rsidP="00E669AB">
      <w:pPr>
        <w:jc w:val="center"/>
        <w:rPr>
          <w:rFonts w:ascii="Helvetica" w:hAnsi="Helvetica" w:cs="Helvetica"/>
          <w:color w:val="000000"/>
          <w:sz w:val="20"/>
          <w:szCs w:val="20"/>
          <w:lang w:val="en-GB"/>
        </w:rPr>
      </w:pPr>
      <w:commentRangeStart w:id="374"/>
      <w:r w:rsidRPr="00E669AB">
        <w:rPr>
          <w:rFonts w:ascii="Helvetica" w:hAnsi="Helvetica" w:cs="Helvetica"/>
          <w:noProof/>
          <w:color w:val="000000"/>
          <w:sz w:val="20"/>
          <w:szCs w:val="20"/>
          <w:lang w:val="en-GB"/>
        </w:rPr>
        <w:drawing>
          <wp:inline distT="0" distB="0" distL="0" distR="0" wp14:anchorId="1F3A885D" wp14:editId="3983399D">
            <wp:extent cx="4427621" cy="3350168"/>
            <wp:effectExtent l="0" t="0" r="5080"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3549" cy="3354654"/>
                    </a:xfrm>
                    <a:prstGeom prst="rect">
                      <a:avLst/>
                    </a:prstGeom>
                  </pic:spPr>
                </pic:pic>
              </a:graphicData>
            </a:graphic>
          </wp:inline>
        </w:drawing>
      </w:r>
      <w:commentRangeEnd w:id="374"/>
      <w:r w:rsidR="0086645B">
        <w:rPr>
          <w:rStyle w:val="Verwijzingopmerking"/>
        </w:rPr>
        <w:commentReference w:id="374"/>
      </w:r>
    </w:p>
    <w:p w14:paraId="21AAEFB2" w14:textId="292684B8" w:rsidR="00E669AB" w:rsidRPr="004C2C69" w:rsidRDefault="00E669AB" w:rsidP="00E669AB">
      <w:pPr>
        <w:pStyle w:val="Normaalweb"/>
        <w:rPr>
          <w:lang w:val="en-US"/>
        </w:rPr>
      </w:pPr>
      <w:r w:rsidRPr="00F61E11">
        <w:rPr>
          <w:rFonts w:ascii="LMRoman10" w:hAnsi="LMRoman10"/>
          <w:sz w:val="20"/>
          <w:szCs w:val="20"/>
          <w:lang w:val="en-US"/>
        </w:rPr>
        <w:t xml:space="preserve">Figure 5: Characteristics and performance of the lead gate approach. </w:t>
      </w:r>
      <w:del w:id="375" w:author="Dr. N. Samkharadze" w:date="2020-04-07T16:06:00Z">
        <w:r w:rsidRPr="00F61E11" w:rsidDel="00E07280">
          <w:rPr>
            <w:rFonts w:ascii="LMRoman10" w:hAnsi="LMRoman10"/>
            <w:sz w:val="20"/>
            <w:szCs w:val="20"/>
            <w:lang w:val="en-US"/>
          </w:rPr>
          <w:delText xml:space="preserve">In panel </w:delText>
        </w:r>
      </w:del>
      <w:r w:rsidRPr="00F61E11">
        <w:rPr>
          <w:rFonts w:ascii="LMRoman10" w:hAnsi="LMRoman10"/>
          <w:sz w:val="20"/>
          <w:szCs w:val="20"/>
          <w:lang w:val="en-US"/>
        </w:rPr>
        <w:t>(a)</w:t>
      </w:r>
      <w:del w:id="376" w:author="Dr. N. Samkharadze" w:date="2020-04-07T16:06:00Z">
        <w:r w:rsidRPr="00F61E11" w:rsidDel="00E07280">
          <w:rPr>
            <w:rFonts w:ascii="LMRoman10" w:hAnsi="LMRoman10"/>
            <w:sz w:val="20"/>
            <w:szCs w:val="20"/>
            <w:lang w:val="en-US"/>
          </w:rPr>
          <w:delText>,</w:delText>
        </w:r>
      </w:del>
      <w:r w:rsidRPr="00F61E11">
        <w:rPr>
          <w:rFonts w:ascii="LMRoman10" w:hAnsi="LMRoman10"/>
          <w:sz w:val="20"/>
          <w:szCs w:val="20"/>
          <w:lang w:val="en-US"/>
        </w:rPr>
        <w:t xml:space="preserve"> </w:t>
      </w:r>
      <w:del w:id="377" w:author="Dr. N. Samkharadze" w:date="2020-04-07T16:06:00Z">
        <w:r w:rsidRPr="00F61E11" w:rsidDel="00E07280">
          <w:rPr>
            <w:rFonts w:ascii="LMRoman10" w:hAnsi="LMRoman10"/>
            <w:sz w:val="20"/>
            <w:szCs w:val="20"/>
            <w:lang w:val="en-US"/>
          </w:rPr>
          <w:delText>the r</w:delText>
        </w:r>
      </w:del>
      <w:del w:id="378" w:author="Dr. N. Samkharadze" w:date="2020-04-07T16:28:00Z">
        <w:r w:rsidRPr="00F61E11" w:rsidDel="006E2EB4">
          <w:rPr>
            <w:rFonts w:ascii="LMRoman10" w:hAnsi="LMRoman10"/>
            <w:sz w:val="20"/>
            <w:szCs w:val="20"/>
            <w:lang w:val="en-US"/>
          </w:rPr>
          <w:delText>esponse of the matching circuit to a change in resistance of the sensing dot is shown</w:delText>
        </w:r>
      </w:del>
      <w:ins w:id="379" w:author="Dr. N. Samkharadze" w:date="2020-04-07T16:28:00Z">
        <w:r w:rsidR="006E2EB4">
          <w:rPr>
            <w:rFonts w:ascii="LMRoman10" w:hAnsi="LMRoman10"/>
            <w:sz w:val="20"/>
            <w:szCs w:val="20"/>
            <w:lang w:val="en-US"/>
          </w:rPr>
          <w:t xml:space="preserve">Reflection </w:t>
        </w:r>
      </w:ins>
      <w:ins w:id="380" w:author="Dr. N. Samkharadze" w:date="2020-04-07T16:33:00Z">
        <w:r w:rsidR="006E2EB4">
          <w:rPr>
            <w:rFonts w:ascii="LMRoman10" w:hAnsi="LMRoman10"/>
            <w:sz w:val="20"/>
            <w:szCs w:val="20"/>
            <w:lang w:val="en-US"/>
          </w:rPr>
          <w:t xml:space="preserve">coefficient of the </w:t>
        </w:r>
      </w:ins>
      <w:ins w:id="381" w:author="Dr. N. Samkharadze" w:date="2020-04-07T16:34:00Z">
        <w:r w:rsidR="006E2EB4">
          <w:rPr>
            <w:rFonts w:ascii="LMRoman10" w:hAnsi="LMRoman10"/>
            <w:sz w:val="20"/>
            <w:szCs w:val="20"/>
            <w:lang w:val="en-US"/>
          </w:rPr>
          <w:t>tank</w:t>
        </w:r>
      </w:ins>
      <w:ins w:id="382" w:author="Dr. N. Samkharadze" w:date="2020-04-07T16:31:00Z">
        <w:r w:rsidR="006E2EB4">
          <w:rPr>
            <w:rFonts w:ascii="LMRoman10" w:hAnsi="LMRoman10"/>
            <w:sz w:val="20"/>
            <w:szCs w:val="20"/>
            <w:lang w:val="en-US"/>
          </w:rPr>
          <w:t xml:space="preserve"> circuit as a function of frequency </w:t>
        </w:r>
      </w:ins>
      <w:ins w:id="383" w:author="Dr. N. Samkharadze" w:date="2020-04-07T16:32:00Z">
        <w:r w:rsidR="006E2EB4">
          <w:rPr>
            <w:rFonts w:ascii="LMRoman10" w:hAnsi="LMRoman10"/>
            <w:sz w:val="20"/>
            <w:szCs w:val="20"/>
            <w:lang w:val="en-US"/>
          </w:rPr>
          <w:t>for</w:t>
        </w:r>
      </w:ins>
      <w:ins w:id="384" w:author="Dr. N. Samkharadze" w:date="2020-04-07T16:31:00Z">
        <w:r w:rsidR="006E2EB4">
          <w:rPr>
            <w:rFonts w:ascii="LMRoman10" w:hAnsi="LMRoman10"/>
            <w:sz w:val="20"/>
            <w:szCs w:val="20"/>
            <w:lang w:val="en-US"/>
          </w:rPr>
          <w:t xml:space="preserve"> several different values of the sensing dot resistance</w:t>
        </w:r>
      </w:ins>
      <w:r w:rsidRPr="00F61E11">
        <w:rPr>
          <w:rFonts w:ascii="LMRoman10" w:hAnsi="LMRoman10"/>
          <w:sz w:val="20"/>
          <w:szCs w:val="20"/>
          <w:lang w:val="en-US"/>
        </w:rPr>
        <w:t xml:space="preserve">. </w:t>
      </w:r>
      <w:del w:id="385" w:author="Dr. N. Samkharadze" w:date="2020-04-07T16:33:00Z">
        <w:r w:rsidRPr="00F61E11" w:rsidDel="006E2EB4">
          <w:rPr>
            <w:rFonts w:ascii="LMRoman10" w:hAnsi="LMRoman10"/>
            <w:sz w:val="20"/>
            <w:szCs w:val="20"/>
            <w:lang w:val="en-US"/>
          </w:rPr>
          <w:delText xml:space="preserve">Panel </w:delText>
        </w:r>
      </w:del>
      <w:r w:rsidRPr="00F61E11">
        <w:rPr>
          <w:rFonts w:ascii="LMRoman10" w:hAnsi="LMRoman10"/>
          <w:sz w:val="20"/>
          <w:szCs w:val="20"/>
          <w:lang w:val="en-US"/>
        </w:rPr>
        <w:t xml:space="preserve">(b) </w:t>
      </w:r>
      <w:del w:id="386" w:author="Dr. N. Samkharadze" w:date="2020-04-07T16:33:00Z">
        <w:r w:rsidRPr="00F61E11" w:rsidDel="006E2EB4">
          <w:rPr>
            <w:rFonts w:ascii="LMRoman10" w:hAnsi="LMRoman10"/>
            <w:sz w:val="20"/>
            <w:szCs w:val="20"/>
            <w:lang w:val="en-US"/>
          </w:rPr>
          <w:delText>shows the response of the</w:delText>
        </w:r>
      </w:del>
      <w:ins w:id="387" w:author="Dr. N. Samkharadze" w:date="2020-04-07T16:33:00Z">
        <w:r w:rsidR="006E2EB4">
          <w:rPr>
            <w:rFonts w:ascii="LMRoman10" w:hAnsi="LMRoman10"/>
            <w:sz w:val="20"/>
            <w:szCs w:val="20"/>
            <w:lang w:val="en-US"/>
          </w:rPr>
          <w:t>Reflection</w:t>
        </w:r>
      </w:ins>
      <w:r w:rsidRPr="00F61E11">
        <w:rPr>
          <w:rFonts w:ascii="LMRoman10" w:hAnsi="LMRoman10"/>
          <w:sz w:val="20"/>
          <w:szCs w:val="20"/>
          <w:lang w:val="en-US"/>
        </w:rPr>
        <w:t xml:space="preserve"> </w:t>
      </w:r>
      <w:del w:id="388" w:author="Dr. N. Samkharadze" w:date="2020-04-07T16:34:00Z">
        <w:r w:rsidRPr="00F61E11" w:rsidDel="0086645B">
          <w:rPr>
            <w:rFonts w:ascii="LMRoman10" w:hAnsi="LMRoman10"/>
            <w:sz w:val="20"/>
            <w:szCs w:val="20"/>
            <w:lang w:val="en-US"/>
          </w:rPr>
          <w:delText>resonant circuit</w:delText>
        </w:r>
      </w:del>
      <w:ins w:id="389" w:author="Dr. N. Samkharadze" w:date="2020-04-07T16:34:00Z">
        <w:r w:rsidR="0086645B">
          <w:rPr>
            <w:rFonts w:ascii="LMRoman10" w:hAnsi="LMRoman10"/>
            <w:sz w:val="20"/>
            <w:szCs w:val="20"/>
            <w:lang w:val="en-US"/>
          </w:rPr>
          <w:t>of the tank circuit</w:t>
        </w:r>
      </w:ins>
      <w:r w:rsidRPr="00F61E11">
        <w:rPr>
          <w:rFonts w:ascii="LMRoman10" w:hAnsi="LMRoman10"/>
          <w:sz w:val="20"/>
          <w:szCs w:val="20"/>
          <w:lang w:val="en-US"/>
        </w:rPr>
        <w:t xml:space="preserve"> at the resonance frequency </w:t>
      </w:r>
      <w:ins w:id="390" w:author="Dr. N. Samkharadze" w:date="2020-04-07T16:32:00Z">
        <w:r w:rsidR="006E2EB4">
          <w:rPr>
            <w:rFonts w:ascii="LMRoman10" w:hAnsi="LMRoman10"/>
            <w:sz w:val="20"/>
            <w:szCs w:val="20"/>
            <w:lang w:val="en-US"/>
          </w:rPr>
          <w:t xml:space="preserve">of an unloaded tank circuit </w:t>
        </w:r>
      </w:ins>
      <w:r w:rsidRPr="00F61E11">
        <w:rPr>
          <w:rFonts w:ascii="LMRoman10" w:hAnsi="LMRoman10"/>
          <w:sz w:val="20"/>
          <w:szCs w:val="20"/>
          <w:lang w:val="en-US"/>
        </w:rPr>
        <w:t xml:space="preserve">versus the resistance of the sensing dot. The </w:t>
      </w:r>
      <w:del w:id="391" w:author="Dr. N. Samkharadze" w:date="2020-04-07T16:35:00Z">
        <w:r w:rsidRPr="00F61E11" w:rsidDel="0086645B">
          <w:rPr>
            <w:rFonts w:ascii="LMRoman10" w:hAnsi="LMRoman10"/>
            <w:sz w:val="20"/>
            <w:szCs w:val="20"/>
            <w:lang w:val="en-US"/>
          </w:rPr>
          <w:delText xml:space="preserve">circuit </w:delText>
        </w:r>
      </w:del>
      <w:r w:rsidRPr="00F61E11">
        <w:rPr>
          <w:rFonts w:ascii="LMRoman10" w:hAnsi="LMRoman10"/>
          <w:sz w:val="20"/>
          <w:szCs w:val="20"/>
          <w:lang w:val="en-US"/>
        </w:rPr>
        <w:t>match</w:t>
      </w:r>
      <w:ins w:id="392" w:author="Dr. N. Samkharadze" w:date="2020-04-07T16:35:00Z">
        <w:r w:rsidR="0086645B">
          <w:rPr>
            <w:rFonts w:ascii="LMRoman10" w:hAnsi="LMRoman10"/>
            <w:sz w:val="20"/>
            <w:szCs w:val="20"/>
            <w:lang w:val="en-US"/>
          </w:rPr>
          <w:t>ing</w:t>
        </w:r>
      </w:ins>
      <w:del w:id="393" w:author="Dr. N. Samkharadze" w:date="2020-04-07T16:35:00Z">
        <w:r w:rsidRPr="00F61E11" w:rsidDel="0086645B">
          <w:rPr>
            <w:rFonts w:ascii="LMRoman10" w:hAnsi="LMRoman10"/>
            <w:sz w:val="20"/>
            <w:szCs w:val="20"/>
            <w:lang w:val="en-US"/>
          </w:rPr>
          <w:delText>es</w:delText>
        </w:r>
      </w:del>
      <w:r w:rsidRPr="00F61E11">
        <w:rPr>
          <w:rFonts w:ascii="LMRoman10" w:hAnsi="LMRoman10"/>
          <w:sz w:val="20"/>
          <w:szCs w:val="20"/>
          <w:lang w:val="en-US"/>
        </w:rPr>
        <w:t xml:space="preserve"> </w:t>
      </w:r>
      <w:ins w:id="394" w:author="Dr. N. Samkharadze" w:date="2020-04-07T16:35:00Z">
        <w:r w:rsidR="0086645B">
          <w:rPr>
            <w:rFonts w:ascii="LMRoman10" w:hAnsi="LMRoman10"/>
            <w:sz w:val="20"/>
            <w:szCs w:val="20"/>
            <w:lang w:val="en-US"/>
          </w:rPr>
          <w:t xml:space="preserve">condition of the circuit is met </w:t>
        </w:r>
      </w:ins>
      <w:r w:rsidRPr="00F61E11">
        <w:rPr>
          <w:rFonts w:ascii="LMRoman10" w:hAnsi="LMRoman10"/>
          <w:sz w:val="20"/>
          <w:szCs w:val="20"/>
          <w:lang w:val="en-US"/>
        </w:rPr>
        <w:t xml:space="preserve">at 275kOhm. </w:t>
      </w:r>
      <w:del w:id="395" w:author="Dr. N. Samkharadze" w:date="2020-04-07T16:35:00Z">
        <w:r w:rsidRPr="00F61E11" w:rsidDel="0086645B">
          <w:rPr>
            <w:rFonts w:ascii="LMRoman10" w:hAnsi="LMRoman10"/>
            <w:sz w:val="20"/>
            <w:szCs w:val="20"/>
            <w:lang w:val="en-US"/>
          </w:rPr>
          <w:delText xml:space="preserve">Panel </w:delText>
        </w:r>
      </w:del>
      <w:r w:rsidRPr="00F61E11">
        <w:rPr>
          <w:rFonts w:ascii="LMRoman10" w:hAnsi="LMRoman10"/>
          <w:sz w:val="20"/>
          <w:szCs w:val="20"/>
          <w:lang w:val="en-US"/>
        </w:rPr>
        <w:t xml:space="preserve">(c) </w:t>
      </w:r>
      <w:del w:id="396" w:author="Dr. N. Samkharadze" w:date="2020-04-07T16:36:00Z">
        <w:r w:rsidRPr="00F61E11" w:rsidDel="0086645B">
          <w:rPr>
            <w:rFonts w:ascii="LMRoman10" w:hAnsi="LMRoman10"/>
            <w:sz w:val="20"/>
            <w:szCs w:val="20"/>
            <w:lang w:val="en-US"/>
          </w:rPr>
          <w:delText>shows a</w:delText>
        </w:r>
      </w:del>
      <w:ins w:id="397" w:author="Dr. N. Samkharadze" w:date="2020-04-07T16:36:00Z">
        <w:r w:rsidR="0086645B">
          <w:rPr>
            <w:rFonts w:ascii="LMRoman10" w:hAnsi="LMRoman10"/>
            <w:sz w:val="20"/>
            <w:szCs w:val="20"/>
            <w:lang w:val="en-US"/>
          </w:rPr>
          <w:t>A</w:t>
        </w:r>
      </w:ins>
      <w:r w:rsidRPr="00F61E11">
        <w:rPr>
          <w:rFonts w:ascii="LMRoman10" w:hAnsi="LMRoman10"/>
          <w:sz w:val="20"/>
          <w:szCs w:val="20"/>
          <w:lang w:val="en-US"/>
        </w:rPr>
        <w:t xml:space="preserve"> charge stability diagram </w:t>
      </w:r>
      <w:del w:id="398" w:author="Dr. N. Samkharadze" w:date="2020-04-07T16:45:00Z">
        <w:r w:rsidRPr="00F61E11" w:rsidDel="00567F91">
          <w:rPr>
            <w:rFonts w:ascii="LMRoman10" w:hAnsi="LMRoman10"/>
            <w:sz w:val="20"/>
            <w:szCs w:val="20"/>
            <w:lang w:val="en-US"/>
          </w:rPr>
          <w:lastRenderedPageBreak/>
          <w:delText xml:space="preserve">of </w:delText>
        </w:r>
      </w:del>
      <w:del w:id="399" w:author="Dr. N. Samkharadze" w:date="2020-04-07T16:47:00Z">
        <w:r w:rsidRPr="00F61E11" w:rsidDel="00567F91">
          <w:rPr>
            <w:rFonts w:ascii="LMRoman10" w:hAnsi="LMRoman10"/>
            <w:sz w:val="20"/>
            <w:szCs w:val="20"/>
            <w:lang w:val="en-US"/>
          </w:rPr>
          <w:delText>dot 3 and 4</w:delText>
        </w:r>
      </w:del>
      <w:r w:rsidRPr="00F61E11">
        <w:rPr>
          <w:rFonts w:ascii="LMRoman10" w:hAnsi="LMRoman10"/>
          <w:sz w:val="20"/>
          <w:szCs w:val="20"/>
          <w:lang w:val="en-US"/>
        </w:rPr>
        <w:t>,</w:t>
      </w:r>
      <w:del w:id="400" w:author="Dr. N. Samkharadze" w:date="2020-04-07T16:45:00Z">
        <w:r w:rsidRPr="00F61E11" w:rsidDel="00567F91">
          <w:rPr>
            <w:rFonts w:ascii="LMRoman10" w:hAnsi="LMRoman10"/>
            <w:sz w:val="20"/>
            <w:szCs w:val="20"/>
            <w:lang w:val="en-US"/>
          </w:rPr>
          <w:delText xml:space="preserve"> measured via </w:delText>
        </w:r>
      </w:del>
      <w:ins w:id="401" w:author="Dr. N. Samkharadze" w:date="2020-04-07T16:45:00Z">
        <w:r w:rsidR="00567F91">
          <w:rPr>
            <w:rFonts w:ascii="LMRoman10" w:hAnsi="LMRoman10"/>
            <w:sz w:val="20"/>
            <w:szCs w:val="20"/>
            <w:lang w:val="en-US"/>
          </w:rPr>
          <w:t>constructed by recording the reflected signal from the tank circuit</w:t>
        </w:r>
      </w:ins>
      <w:ins w:id="402" w:author="Dr. N. Samkharadze" w:date="2020-04-07T16:47:00Z">
        <w:r w:rsidR="00567F91">
          <w:rPr>
            <w:rFonts w:ascii="LMRoman10" w:hAnsi="LMRoman10"/>
            <w:sz w:val="20"/>
            <w:szCs w:val="20"/>
            <w:lang w:val="en-US"/>
          </w:rPr>
          <w:t xml:space="preserve">, while varying the chemical potential in quantum </w:t>
        </w:r>
        <w:r w:rsidR="00567F91" w:rsidRPr="009E56C8">
          <w:rPr>
            <w:rFonts w:ascii="LMRoman10" w:hAnsi="LMRoman10"/>
            <w:sz w:val="20"/>
            <w:szCs w:val="20"/>
            <w:lang w:val="en-US"/>
          </w:rPr>
          <w:t>dot</w:t>
        </w:r>
        <w:r w:rsidR="00567F91">
          <w:rPr>
            <w:rFonts w:ascii="LMRoman10" w:hAnsi="LMRoman10"/>
            <w:sz w:val="20"/>
            <w:szCs w:val="20"/>
            <w:lang w:val="en-US"/>
          </w:rPr>
          <w:t>s</w:t>
        </w:r>
        <w:r w:rsidR="00567F91" w:rsidRPr="009E56C8">
          <w:rPr>
            <w:rFonts w:ascii="LMRoman10" w:hAnsi="LMRoman10"/>
            <w:sz w:val="20"/>
            <w:szCs w:val="20"/>
            <w:lang w:val="en-US"/>
          </w:rPr>
          <w:t xml:space="preserve"> 3 and 4</w:t>
        </w:r>
        <w:r w:rsidR="00567F91">
          <w:rPr>
            <w:rFonts w:ascii="LMRoman10" w:hAnsi="LMRoman10"/>
            <w:sz w:val="20"/>
            <w:szCs w:val="20"/>
            <w:lang w:val="en-US"/>
          </w:rPr>
          <w:t>, using a linear combination of gates P3, P4, and S</w:t>
        </w:r>
      </w:ins>
      <w:ins w:id="403" w:author="Dr. N. Samkharadze" w:date="2020-04-07T16:48:00Z">
        <w:r w:rsidR="00567F91">
          <w:rPr>
            <w:rFonts w:ascii="LMRoman10" w:hAnsi="LMRoman10"/>
            <w:sz w:val="20"/>
            <w:szCs w:val="20"/>
            <w:lang w:val="en-US"/>
          </w:rPr>
          <w:t>P</w:t>
        </w:r>
      </w:ins>
      <w:ins w:id="404" w:author="Dr. N. Samkharadze" w:date="2020-04-07T16:47:00Z">
        <w:r w:rsidR="00567F91">
          <w:rPr>
            <w:rFonts w:ascii="LMRoman10" w:hAnsi="LMRoman10"/>
            <w:sz w:val="20"/>
            <w:szCs w:val="20"/>
            <w:lang w:val="en-US"/>
          </w:rPr>
          <w:t>2</w:t>
        </w:r>
      </w:ins>
      <w:ins w:id="405" w:author="Dr. N. Samkharadze" w:date="2020-04-07T16:48:00Z">
        <w:r w:rsidR="00567F91">
          <w:rPr>
            <w:rFonts w:ascii="LMRoman10" w:hAnsi="LMRoman10"/>
            <w:sz w:val="20"/>
            <w:szCs w:val="20"/>
            <w:lang w:val="en-US"/>
          </w:rPr>
          <w:t>.</w:t>
        </w:r>
      </w:ins>
      <w:del w:id="406" w:author="Dr. N. Samkharadze" w:date="2020-04-07T16:46:00Z">
        <w:r w:rsidR="006E73B8" w:rsidDel="00567F91">
          <w:rPr>
            <w:rFonts w:ascii="LMRoman10" w:hAnsi="LMRoman10"/>
            <w:sz w:val="20"/>
            <w:szCs w:val="20"/>
            <w:lang w:val="en-US"/>
          </w:rPr>
          <w:delText>RF</w:delText>
        </w:r>
        <w:r w:rsidRPr="00F61E11" w:rsidDel="00567F91">
          <w:rPr>
            <w:rFonts w:ascii="LMRoman10" w:hAnsi="LMRoman10"/>
            <w:sz w:val="20"/>
            <w:szCs w:val="20"/>
            <w:lang w:val="en-US"/>
          </w:rPr>
          <w:delText xml:space="preserve"> readout </w:delText>
        </w:r>
      </w:del>
      <w:del w:id="407" w:author="Dr. N. Samkharadze" w:date="2020-04-07T16:48:00Z">
        <w:r w:rsidRPr="00F61E11" w:rsidDel="00567F91">
          <w:rPr>
            <w:rFonts w:ascii="LMRoman10" w:hAnsi="LMRoman10"/>
            <w:sz w:val="20"/>
            <w:szCs w:val="20"/>
            <w:lang w:val="en-US"/>
          </w:rPr>
          <w:delText>(</w:delText>
        </w:r>
      </w:del>
      <w:ins w:id="408" w:author="Dr. N. Samkharadze" w:date="2020-04-07T16:48:00Z">
        <w:r w:rsidR="00567F91">
          <w:rPr>
            <w:rFonts w:ascii="LMRoman10" w:hAnsi="LMRoman10"/>
            <w:sz w:val="20"/>
            <w:szCs w:val="20"/>
            <w:lang w:val="en-US"/>
          </w:rPr>
          <w:t xml:space="preserve">Each datapoint on the plot </w:t>
        </w:r>
      </w:ins>
      <w:ins w:id="409" w:author="Dr. N. Samkharadze" w:date="2020-04-07T16:49:00Z">
        <w:r w:rsidR="00567F91">
          <w:rPr>
            <w:rFonts w:ascii="LMRoman10" w:hAnsi="LMRoman10"/>
            <w:sz w:val="20"/>
            <w:szCs w:val="20"/>
            <w:lang w:val="en-US"/>
          </w:rPr>
          <w:t>i</w:t>
        </w:r>
      </w:ins>
      <w:ins w:id="410" w:author="Dr. N. Samkharadze" w:date="2020-04-07T16:48:00Z">
        <w:r w:rsidR="00567F91">
          <w:rPr>
            <w:rFonts w:ascii="LMRoman10" w:hAnsi="LMRoman10"/>
            <w:sz w:val="20"/>
            <w:szCs w:val="20"/>
            <w:lang w:val="en-US"/>
          </w:rPr>
          <w:t>s</w:t>
        </w:r>
      </w:ins>
      <w:ins w:id="411" w:author="Dr. N. Samkharadze" w:date="2020-04-07T16:49:00Z">
        <w:r w:rsidR="00567F91">
          <w:rPr>
            <w:rFonts w:ascii="LMRoman10" w:hAnsi="LMRoman10"/>
            <w:sz w:val="20"/>
            <w:szCs w:val="20"/>
            <w:lang w:val="en-US"/>
          </w:rPr>
          <w:t xml:space="preserve"> collected in</w:t>
        </w:r>
      </w:ins>
      <w:ins w:id="412" w:author="Dr. N. Samkharadze" w:date="2020-04-07T16:48:00Z">
        <w:r w:rsidR="00567F91">
          <w:rPr>
            <w:rFonts w:ascii="LMRoman10" w:hAnsi="LMRoman10"/>
            <w:sz w:val="20"/>
            <w:szCs w:val="20"/>
            <w:lang w:val="en-US"/>
          </w:rPr>
          <w:t xml:space="preserve"> </w:t>
        </w:r>
      </w:ins>
      <w:r w:rsidRPr="00F61E11">
        <w:rPr>
          <w:rFonts w:ascii="LMRoman10" w:hAnsi="LMRoman10"/>
          <w:sz w:val="20"/>
          <w:szCs w:val="20"/>
          <w:lang w:val="en-US"/>
        </w:rPr>
        <w:t>2us</w:t>
      </w:r>
      <w:del w:id="413" w:author="Dr. N. Samkharadze" w:date="2020-04-07T16:48:00Z">
        <w:r w:rsidRPr="00F61E11" w:rsidDel="00567F91">
          <w:rPr>
            <w:rFonts w:ascii="LMRoman10" w:hAnsi="LMRoman10"/>
            <w:sz w:val="20"/>
            <w:szCs w:val="20"/>
            <w:lang w:val="en-US"/>
          </w:rPr>
          <w:delText xml:space="preserve"> per point)</w:delText>
        </w:r>
      </w:del>
      <w:r w:rsidRPr="00F61E11">
        <w:rPr>
          <w:rFonts w:ascii="LMRoman10" w:hAnsi="LMRoman10"/>
          <w:sz w:val="20"/>
          <w:szCs w:val="20"/>
          <w:lang w:val="en-US"/>
        </w:rPr>
        <w:t xml:space="preserve">. </w:t>
      </w:r>
      <w:moveFromRangeStart w:id="414" w:author="Dr. N. Samkharadze" w:date="2020-04-07T16:53:00Z" w:name="move37170796"/>
      <w:moveFrom w:id="415" w:author="Dr. N. Samkharadze" w:date="2020-04-07T16:53:00Z">
        <w:r w:rsidRPr="00F61E11" w:rsidDel="00567F91">
          <w:rPr>
            <w:rFonts w:ascii="LMRoman10" w:hAnsi="LMRoman10"/>
            <w:sz w:val="20"/>
            <w:szCs w:val="20"/>
            <w:lang w:val="en-US"/>
          </w:rPr>
          <w:t xml:space="preserve">The black line in the figure shows the transition that is probed in panel (d). </w:t>
        </w:r>
      </w:moveFrom>
      <w:moveFromRangeEnd w:id="414"/>
      <w:del w:id="416" w:author="Dr. N. Samkharadze" w:date="2020-04-07T16:49:00Z">
        <w:r w:rsidRPr="00F61E11" w:rsidDel="00567F91">
          <w:rPr>
            <w:rFonts w:ascii="LMRoman10" w:hAnsi="LMRoman10"/>
            <w:sz w:val="20"/>
            <w:szCs w:val="20"/>
            <w:lang w:val="en-US"/>
          </w:rPr>
          <w:delText xml:space="preserve">Panel </w:delText>
        </w:r>
      </w:del>
      <w:r w:rsidRPr="00F61E11">
        <w:rPr>
          <w:rFonts w:ascii="LMRoman10" w:hAnsi="LMRoman10"/>
          <w:sz w:val="20"/>
          <w:szCs w:val="20"/>
          <w:lang w:val="en-US"/>
        </w:rPr>
        <w:t xml:space="preserve">(d) </w:t>
      </w:r>
      <w:del w:id="417" w:author="Dr. N. Samkharadze" w:date="2020-04-07T16:53:00Z">
        <w:r w:rsidRPr="00F61E11" w:rsidDel="00567F91">
          <w:rPr>
            <w:rFonts w:ascii="LMRoman10" w:hAnsi="LMRoman10"/>
            <w:sz w:val="20"/>
            <w:szCs w:val="20"/>
            <w:lang w:val="en-US"/>
          </w:rPr>
          <w:delText>shows the i</w:delText>
        </w:r>
      </w:del>
      <w:ins w:id="418" w:author="Dr. N. Samkharadze" w:date="2020-04-07T16:53:00Z">
        <w:r w:rsidR="00567F91">
          <w:rPr>
            <w:rFonts w:ascii="LMRoman10" w:hAnsi="LMRoman10"/>
            <w:sz w:val="20"/>
            <w:szCs w:val="20"/>
            <w:lang w:val="en-US"/>
          </w:rPr>
          <w:t>I</w:t>
        </w:r>
      </w:ins>
      <w:r w:rsidRPr="00F61E11">
        <w:rPr>
          <w:rFonts w:ascii="LMRoman10" w:hAnsi="LMRoman10"/>
          <w:sz w:val="20"/>
          <w:szCs w:val="20"/>
          <w:lang w:val="en-US"/>
        </w:rPr>
        <w:t xml:space="preserve">nfidelity of </w:t>
      </w:r>
      <w:del w:id="419" w:author="Dr. N. Samkharadze" w:date="2020-04-07T16:53:00Z">
        <w:r w:rsidRPr="00F61E11" w:rsidDel="00567F91">
          <w:rPr>
            <w:rFonts w:ascii="LMRoman10" w:hAnsi="LMRoman10"/>
            <w:sz w:val="20"/>
            <w:szCs w:val="20"/>
            <w:lang w:val="en-US"/>
          </w:rPr>
          <w:delText xml:space="preserve">the </w:delText>
        </w:r>
      </w:del>
      <w:r w:rsidRPr="00F61E11">
        <w:rPr>
          <w:rFonts w:ascii="LMRoman10" w:hAnsi="LMRoman10"/>
          <w:sz w:val="20"/>
          <w:szCs w:val="20"/>
          <w:lang w:val="en-US"/>
        </w:rPr>
        <w:t xml:space="preserve">charge detection versus measurement time. The infidelity of </w:t>
      </w:r>
      <w:del w:id="420" w:author="Dr. N. Samkharadze" w:date="2020-04-07T16:53:00Z">
        <w:r w:rsidRPr="00F61E11" w:rsidDel="00567F91">
          <w:rPr>
            <w:rFonts w:ascii="LMRoman10" w:hAnsi="LMRoman10"/>
            <w:sz w:val="20"/>
            <w:szCs w:val="20"/>
            <w:lang w:val="en-US"/>
          </w:rPr>
          <w:delText xml:space="preserve">the </w:delText>
        </w:r>
      </w:del>
      <w:r w:rsidRPr="00F61E11">
        <w:rPr>
          <w:rFonts w:ascii="LMRoman10" w:hAnsi="LMRoman10"/>
          <w:sz w:val="20"/>
          <w:szCs w:val="20"/>
          <w:lang w:val="en-US"/>
        </w:rPr>
        <w:t xml:space="preserve">charge readout </w:t>
      </w:r>
      <w:del w:id="421" w:author="Dr. N. Samkharadze" w:date="2020-04-07T16:54:00Z">
        <w:r w:rsidRPr="00F61E11" w:rsidDel="00567F91">
          <w:rPr>
            <w:rFonts w:ascii="LMRoman10" w:hAnsi="LMRoman10"/>
            <w:sz w:val="20"/>
            <w:szCs w:val="20"/>
            <w:lang w:val="en-US"/>
          </w:rPr>
          <w:delText xml:space="preserve">was </w:delText>
        </w:r>
      </w:del>
      <w:ins w:id="422" w:author="Dr. N. Samkharadze" w:date="2020-04-07T16:54:00Z">
        <w:r w:rsidR="00567F91">
          <w:rPr>
            <w:rFonts w:ascii="LMRoman10" w:hAnsi="LMRoman10"/>
            <w:sz w:val="20"/>
            <w:szCs w:val="20"/>
            <w:lang w:val="en-US"/>
          </w:rPr>
          <w:t>is</w:t>
        </w:r>
        <w:r w:rsidR="00567F91" w:rsidRPr="004C2C69">
          <w:rPr>
            <w:rFonts w:ascii="LMRoman10" w:hAnsi="LMRoman10"/>
            <w:sz w:val="20"/>
            <w:szCs w:val="20"/>
            <w:lang w:val="en-US"/>
          </w:rPr>
          <w:t xml:space="preserve"> </w:t>
        </w:r>
      </w:ins>
      <w:r w:rsidRPr="004C2C69">
        <w:rPr>
          <w:rFonts w:ascii="LMRoman10" w:hAnsi="LMRoman10"/>
          <w:sz w:val="20"/>
          <w:szCs w:val="20"/>
          <w:lang w:val="en-US"/>
        </w:rPr>
        <w:t>estimated by sending a block</w:t>
      </w:r>
      <w:r w:rsidR="006E73B8">
        <w:rPr>
          <w:rFonts w:ascii="LMRoman10" w:hAnsi="LMRoman10"/>
          <w:sz w:val="20"/>
          <w:szCs w:val="20"/>
          <w:lang w:val="en-US"/>
        </w:rPr>
        <w:t xml:space="preserve"> pulse to</w:t>
      </w:r>
      <w:r w:rsidRPr="004C2C69">
        <w:rPr>
          <w:rFonts w:ascii="LMRoman10" w:hAnsi="LMRoman10"/>
          <w:sz w:val="20"/>
          <w:szCs w:val="20"/>
          <w:lang w:val="en-US"/>
        </w:rPr>
        <w:t xml:space="preserve"> </w:t>
      </w:r>
      <w:del w:id="423" w:author="Dr. N. Samkharadze" w:date="2020-04-07T16:57:00Z">
        <w:r w:rsidRPr="004C2C69" w:rsidDel="00F61E11">
          <w:rPr>
            <w:rFonts w:ascii="LMRoman10" w:hAnsi="LMRoman10"/>
            <w:sz w:val="20"/>
            <w:szCs w:val="20"/>
            <w:lang w:val="en-US"/>
          </w:rPr>
          <w:delText xml:space="preserve">the </w:delText>
        </w:r>
      </w:del>
      <w:r w:rsidRPr="004C2C69">
        <w:rPr>
          <w:rFonts w:ascii="LMRoman10" w:hAnsi="LMRoman10"/>
          <w:sz w:val="20"/>
          <w:szCs w:val="20"/>
          <w:lang w:val="en-US"/>
        </w:rPr>
        <w:t>quantum dot</w:t>
      </w:r>
      <w:ins w:id="424" w:author="Dr. N. Samkharadze" w:date="2020-04-07T16:57:00Z">
        <w:r w:rsidR="00F61E11">
          <w:rPr>
            <w:rFonts w:ascii="LMRoman10" w:hAnsi="LMRoman10"/>
            <w:sz w:val="20"/>
            <w:szCs w:val="20"/>
            <w:lang w:val="en-US"/>
          </w:rPr>
          <w:t xml:space="preserve"> 4</w:t>
        </w:r>
      </w:ins>
      <w:ins w:id="425" w:author="Dr. N. Samkharadze" w:date="2020-04-07T16:58:00Z">
        <w:r w:rsidR="00F61E11">
          <w:rPr>
            <w:rFonts w:ascii="LMRoman10" w:hAnsi="LMRoman10"/>
            <w:sz w:val="20"/>
            <w:szCs w:val="20"/>
            <w:lang w:val="en-US"/>
          </w:rPr>
          <w:t>,</w:t>
        </w:r>
      </w:ins>
      <w:ins w:id="426" w:author="Dr. N. Samkharadze" w:date="2020-04-07T16:57:00Z">
        <w:r w:rsidR="00F61E11">
          <w:rPr>
            <w:rFonts w:ascii="LMRoman10" w:hAnsi="LMRoman10"/>
            <w:sz w:val="20"/>
            <w:szCs w:val="20"/>
            <w:lang w:val="en-US"/>
          </w:rPr>
          <w:t xml:space="preserve"> </w:t>
        </w:r>
      </w:ins>
      <w:ins w:id="427" w:author="Dr. N. Samkharadze" w:date="2020-04-07T16:58:00Z">
        <w:r w:rsidR="00F61E11">
          <w:rPr>
            <w:rFonts w:ascii="LMRoman10" w:hAnsi="LMRoman10"/>
            <w:sz w:val="20"/>
            <w:szCs w:val="20"/>
            <w:lang w:val="en-US"/>
          </w:rPr>
          <w:t xml:space="preserve">along </w:t>
        </w:r>
      </w:ins>
      <w:moveToRangeStart w:id="428" w:author="Dr. N. Samkharadze" w:date="2020-04-07T16:53:00Z" w:name="move37170796"/>
      <w:moveTo w:id="429" w:author="Dr. N. Samkharadze" w:date="2020-04-07T16:53:00Z">
        <w:del w:id="430" w:author="Dr. N. Samkharadze" w:date="2020-04-07T16:58:00Z">
          <w:r w:rsidR="00567F91" w:rsidRPr="009E56C8" w:rsidDel="00F61E11">
            <w:rPr>
              <w:rFonts w:ascii="LMRoman10" w:hAnsi="LMRoman10"/>
              <w:sz w:val="20"/>
              <w:szCs w:val="20"/>
              <w:lang w:val="en-US"/>
            </w:rPr>
            <w:delText>T</w:delText>
          </w:r>
        </w:del>
      </w:moveTo>
      <w:ins w:id="431" w:author="Dr. N. Samkharadze" w:date="2020-04-07T16:58:00Z">
        <w:r w:rsidR="00F61E11">
          <w:rPr>
            <w:rFonts w:ascii="LMRoman10" w:hAnsi="LMRoman10"/>
            <w:sz w:val="20"/>
            <w:szCs w:val="20"/>
            <w:lang w:val="en-US"/>
          </w:rPr>
          <w:t>t</w:t>
        </w:r>
      </w:ins>
      <w:moveTo w:id="432" w:author="Dr. N. Samkharadze" w:date="2020-04-07T16:53:00Z">
        <w:r w:rsidR="00567F91" w:rsidRPr="009E56C8">
          <w:rPr>
            <w:rFonts w:ascii="LMRoman10" w:hAnsi="LMRoman10"/>
            <w:sz w:val="20"/>
            <w:szCs w:val="20"/>
            <w:lang w:val="en-US"/>
          </w:rPr>
          <w:t xml:space="preserve">he black </w:t>
        </w:r>
        <w:del w:id="433" w:author="Dr. N. Samkharadze" w:date="2020-04-07T16:59:00Z">
          <w:r w:rsidR="00567F91" w:rsidRPr="009E56C8" w:rsidDel="00F61E11">
            <w:rPr>
              <w:rFonts w:ascii="LMRoman10" w:hAnsi="LMRoman10"/>
              <w:sz w:val="20"/>
              <w:szCs w:val="20"/>
              <w:lang w:val="en-US"/>
            </w:rPr>
            <w:delText>line in the figure shows the transition that is probed</w:delText>
          </w:r>
        </w:del>
      </w:moveTo>
      <w:ins w:id="434" w:author="Dr. N. Samkharadze" w:date="2020-04-07T16:59:00Z">
        <w:r w:rsidR="00F61E11">
          <w:rPr>
            <w:rFonts w:ascii="LMRoman10" w:hAnsi="LMRoman10"/>
            <w:sz w:val="20"/>
            <w:szCs w:val="20"/>
            <w:lang w:val="en-US"/>
          </w:rPr>
          <w:t>arrow</w:t>
        </w:r>
      </w:ins>
      <w:moveTo w:id="435" w:author="Dr. N. Samkharadze" w:date="2020-04-07T16:53:00Z">
        <w:r w:rsidR="00567F91" w:rsidRPr="009E56C8">
          <w:rPr>
            <w:rFonts w:ascii="LMRoman10" w:hAnsi="LMRoman10"/>
            <w:sz w:val="20"/>
            <w:szCs w:val="20"/>
            <w:lang w:val="en-US"/>
          </w:rPr>
          <w:t xml:space="preserve"> in panel (</w:t>
        </w:r>
        <w:del w:id="436" w:author="Dr. N. Samkharadze" w:date="2020-04-07T16:59:00Z">
          <w:r w:rsidR="00567F91" w:rsidRPr="009E56C8" w:rsidDel="00F61E11">
            <w:rPr>
              <w:rFonts w:ascii="LMRoman10" w:hAnsi="LMRoman10"/>
              <w:sz w:val="20"/>
              <w:szCs w:val="20"/>
              <w:lang w:val="en-US"/>
            </w:rPr>
            <w:delText>d</w:delText>
          </w:r>
        </w:del>
      </w:moveTo>
      <w:ins w:id="437" w:author="Dr. N. Samkharadze" w:date="2020-04-07T16:59:00Z">
        <w:r w:rsidR="00F61E11">
          <w:rPr>
            <w:rFonts w:ascii="LMRoman10" w:hAnsi="LMRoman10"/>
            <w:sz w:val="20"/>
            <w:szCs w:val="20"/>
            <w:lang w:val="en-US"/>
          </w:rPr>
          <w:t>c</w:t>
        </w:r>
      </w:ins>
      <w:moveTo w:id="438" w:author="Dr. N. Samkharadze" w:date="2020-04-07T16:53:00Z">
        <w:r w:rsidR="00567F91" w:rsidRPr="009E56C8">
          <w:rPr>
            <w:rFonts w:ascii="LMRoman10" w:hAnsi="LMRoman10"/>
            <w:sz w:val="20"/>
            <w:szCs w:val="20"/>
            <w:lang w:val="en-US"/>
          </w:rPr>
          <w:t>).</w:t>
        </w:r>
      </w:moveTo>
      <w:moveToRangeEnd w:id="428"/>
      <w:r w:rsidRPr="004C2C69">
        <w:rPr>
          <w:rFonts w:ascii="LMRoman10" w:hAnsi="LMRoman10"/>
          <w:sz w:val="20"/>
          <w:szCs w:val="20"/>
          <w:lang w:val="en-US"/>
        </w:rPr>
        <w:t xml:space="preserve">. </w:t>
      </w:r>
      <w:commentRangeStart w:id="439"/>
      <w:r w:rsidRPr="004C2C69">
        <w:rPr>
          <w:rFonts w:ascii="LMRoman10" w:hAnsi="LMRoman10"/>
          <w:sz w:val="20"/>
          <w:szCs w:val="20"/>
          <w:lang w:val="en-US"/>
        </w:rPr>
        <w:t>When changing the frequency, one can check if it is possible to still differentiate the two signals generated by the block pulse (top and bottom of the pulse). The fidelity is estimated by making a histogram of both signal</w:t>
      </w:r>
      <w:r w:rsidR="00D15647">
        <w:rPr>
          <w:rFonts w:ascii="LMRoman10" w:hAnsi="LMRoman10"/>
          <w:sz w:val="20"/>
          <w:szCs w:val="20"/>
          <w:lang w:val="en-US"/>
        </w:rPr>
        <w:t>s</w:t>
      </w:r>
      <w:r w:rsidRPr="004C2C69">
        <w:rPr>
          <w:rFonts w:ascii="LMRoman10" w:hAnsi="LMRoman10"/>
          <w:sz w:val="20"/>
          <w:szCs w:val="20"/>
          <w:lang w:val="en-US"/>
        </w:rPr>
        <w:t xml:space="preserve"> and calculating the overlap (similar to how one would do it for qubit readout). </w:t>
      </w:r>
      <w:commentRangeEnd w:id="439"/>
      <w:r w:rsidR="00F61E11">
        <w:rPr>
          <w:rStyle w:val="Verwijzingopmerking"/>
          <w:rFonts w:asciiTheme="minorHAnsi" w:eastAsiaTheme="minorHAnsi" w:hAnsiTheme="minorHAnsi" w:cstheme="minorBidi"/>
          <w:lang w:eastAsia="en-US"/>
        </w:rPr>
        <w:commentReference w:id="439"/>
      </w:r>
    </w:p>
    <w:p w14:paraId="19CFC5AD" w14:textId="77777777" w:rsidR="00E669AB" w:rsidRPr="000A1437" w:rsidRDefault="00E669AB" w:rsidP="000A1437">
      <w:pPr>
        <w:rPr>
          <w:rFonts w:ascii="Helvetica" w:hAnsi="Helvetica" w:cs="Helvetica"/>
          <w:color w:val="000000"/>
          <w:sz w:val="20"/>
          <w:szCs w:val="20"/>
          <w:lang w:val="en-GB"/>
        </w:rPr>
      </w:pPr>
    </w:p>
    <w:sectPr w:rsidR="00E669AB" w:rsidRPr="000A1437" w:rsidSect="00350C31">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1" w:author="Dr. N. Samkharadze" w:date="2020-03-16T17:51:00Z" w:initials="NS">
    <w:p w14:paraId="35490146" w14:textId="08B1D3D3" w:rsidR="00ED5207" w:rsidRPr="00ED5207" w:rsidRDefault="00ED5207">
      <w:pPr>
        <w:pStyle w:val="Tekstopmerking"/>
      </w:pPr>
      <w:r>
        <w:rPr>
          <w:rStyle w:val="Verwijzingopmerking"/>
        </w:rPr>
        <w:annotationRef/>
      </w:r>
    </w:p>
  </w:comment>
  <w:comment w:id="270" w:author="Dr. N. Samkharadze" w:date="2020-03-16T18:06:00Z" w:initials="NS">
    <w:p w14:paraId="6AE4C832" w14:textId="0A27A578" w:rsidR="00E81E3F" w:rsidRPr="00267C86" w:rsidRDefault="00E81E3F">
      <w:pPr>
        <w:pStyle w:val="Tekstopmerking"/>
        <w:rPr>
          <w:lang w:val="en-US"/>
        </w:rPr>
      </w:pPr>
      <w:r>
        <w:rPr>
          <w:rStyle w:val="Verwijzingopmerking"/>
        </w:rPr>
        <w:annotationRef/>
      </w:r>
      <w:r w:rsidRPr="00267C86">
        <w:rPr>
          <w:lang w:val="en-US"/>
        </w:rPr>
        <w:t xml:space="preserve">Also sum </w:t>
      </w:r>
      <w:r w:rsidR="00267C86" w:rsidRPr="00267C86">
        <w:rPr>
          <w:lang w:val="en-US"/>
        </w:rPr>
        <w:t>o</w:t>
      </w:r>
      <w:r w:rsidRPr="00267C86">
        <w:rPr>
          <w:lang w:val="en-US"/>
        </w:rPr>
        <w:t xml:space="preserve">f </w:t>
      </w:r>
      <w:proofErr w:type="spellStart"/>
      <w:r w:rsidRPr="00267C86">
        <w:rPr>
          <w:lang w:val="en-US"/>
        </w:rPr>
        <w:t>Cblock</w:t>
      </w:r>
      <w:proofErr w:type="spellEnd"/>
      <w:r w:rsidR="00267C86" w:rsidRPr="00267C86">
        <w:rPr>
          <w:lang w:val="en-US"/>
        </w:rPr>
        <w:t xml:space="preserve">, </w:t>
      </w:r>
      <w:proofErr w:type="spellStart"/>
      <w:r w:rsidR="00267C86" w:rsidRPr="00267C86">
        <w:rPr>
          <w:lang w:val="en-US"/>
        </w:rPr>
        <w:t>bondwire</w:t>
      </w:r>
      <w:proofErr w:type="spellEnd"/>
      <w:r w:rsidR="00267C86" w:rsidRPr="00267C86">
        <w:rPr>
          <w:lang w:val="en-US"/>
        </w:rPr>
        <w:t xml:space="preserve"> </w:t>
      </w:r>
      <w:proofErr w:type="spellStart"/>
      <w:r w:rsidR="00267C86" w:rsidRPr="00267C86">
        <w:rPr>
          <w:lang w:val="en-US"/>
        </w:rPr>
        <w:t>etc</w:t>
      </w:r>
      <w:proofErr w:type="spellEnd"/>
      <w:r w:rsidR="00267C86" w:rsidRPr="00267C86">
        <w:rPr>
          <w:lang w:val="en-US"/>
        </w:rPr>
        <w:t>?</w:t>
      </w:r>
      <w:r w:rsidRPr="00267C86">
        <w:rPr>
          <w:lang w:val="en-US"/>
        </w:rPr>
        <w:t xml:space="preserve"> </w:t>
      </w:r>
    </w:p>
  </w:comment>
  <w:comment w:id="278" w:author="Dr. N. Samkharadze" w:date="2020-03-16T16:14:00Z" w:initials="NS">
    <w:p w14:paraId="0252544F" w14:textId="0BD6A75D" w:rsidR="00416E03" w:rsidRPr="00936926" w:rsidRDefault="00416E03">
      <w:pPr>
        <w:pStyle w:val="Tekstopmerking"/>
        <w:rPr>
          <w:lang w:val="en-US"/>
        </w:rPr>
      </w:pPr>
      <w:r>
        <w:rPr>
          <w:rStyle w:val="Verwijzingopmerking"/>
        </w:rPr>
        <w:annotationRef/>
      </w:r>
      <w:r w:rsidR="00267C86">
        <w:rPr>
          <w:lang w:val="en-US"/>
        </w:rPr>
        <w:t>Fig 3 t</w:t>
      </w:r>
      <w:r w:rsidRPr="00936926">
        <w:rPr>
          <w:lang w:val="en-US"/>
        </w:rPr>
        <w:t xml:space="preserve">ypos in </w:t>
      </w:r>
      <w:r w:rsidR="00936926" w:rsidRPr="00936926">
        <w:rPr>
          <w:lang w:val="en-US"/>
        </w:rPr>
        <w:t>p</w:t>
      </w:r>
      <w:r w:rsidRPr="00936926">
        <w:rPr>
          <w:lang w:val="en-US"/>
        </w:rPr>
        <w:t>arasitic, capacitance and inductance</w:t>
      </w:r>
    </w:p>
  </w:comment>
  <w:comment w:id="325" w:author="Dr. N. Samkharadze" w:date="2020-04-07T18:25:00Z" w:initials="NS">
    <w:p w14:paraId="72879C1B" w14:textId="77777777" w:rsidR="00E804EC" w:rsidRDefault="00E804EC">
      <w:pPr>
        <w:pStyle w:val="Tekstopmerking"/>
        <w:rPr>
          <w:lang w:val="en-US"/>
        </w:rPr>
      </w:pPr>
      <w:r>
        <w:rPr>
          <w:rStyle w:val="Verwijzingopmerking"/>
        </w:rPr>
        <w:annotationRef/>
      </w:r>
      <w:r w:rsidRPr="00E804EC">
        <w:rPr>
          <w:lang w:val="en-US"/>
        </w:rPr>
        <w:t>There’s an idea missing h</w:t>
      </w:r>
      <w:r>
        <w:rPr>
          <w:lang w:val="en-US"/>
        </w:rPr>
        <w:t>ere that connects the two sentences. Am I right to understand that the consequence of the regions not overlapping in IQ plane is that one can distinguish between the two sides, therefore it is possible to combine these two “sensitive regions” to get one large sensitive region?</w:t>
      </w:r>
    </w:p>
    <w:p w14:paraId="1EB8F1E2" w14:textId="37B8558B" w:rsidR="00E804EC" w:rsidRPr="00E804EC" w:rsidRDefault="00E804EC">
      <w:pPr>
        <w:pStyle w:val="Tekstopmerking"/>
        <w:rPr>
          <w:lang w:val="en-US"/>
        </w:rPr>
      </w:pPr>
      <w:r>
        <w:rPr>
          <w:lang w:val="en-US"/>
        </w:rPr>
        <w:t>If so, how would you do it. What would be the value that you’d measure?</w:t>
      </w:r>
    </w:p>
  </w:comment>
  <w:comment w:id="374" w:author="Dr. N. Samkharadze" w:date="2020-04-07T16:39:00Z" w:initials="NS">
    <w:p w14:paraId="4C7A0FCC" w14:textId="18755A8D" w:rsidR="0086645B" w:rsidRDefault="0086645B">
      <w:pPr>
        <w:pStyle w:val="Tekstopmerking"/>
        <w:rPr>
          <w:lang w:val="en-US"/>
        </w:rPr>
      </w:pPr>
      <w:r>
        <w:rPr>
          <w:rStyle w:val="Verwijzingopmerking"/>
        </w:rPr>
        <w:annotationRef/>
      </w:r>
      <w:r w:rsidRPr="0086645B">
        <w:rPr>
          <w:lang w:val="en-US"/>
        </w:rPr>
        <w:t xml:space="preserve">Panel (a) </w:t>
      </w:r>
      <w:r>
        <w:rPr>
          <w:lang w:val="en-US"/>
        </w:rPr>
        <w:t xml:space="preserve">- </w:t>
      </w:r>
      <w:r w:rsidRPr="0086645B">
        <w:rPr>
          <w:lang w:val="en-US"/>
        </w:rPr>
        <w:t>is the resistance r</w:t>
      </w:r>
      <w:r>
        <w:rPr>
          <w:lang w:val="en-US"/>
        </w:rPr>
        <w:t>eally 0 Ohm for the dark blue curve? Also, maybe try different color scheme to be able to tell the curves apart? I quite like the style of LDC, where the curves have rainbow coloring for consecutive curves. This way you can easily visualize how the curve evolves with changing resistance, without having to look at the legend. Maybe also make lines thicker?</w:t>
      </w:r>
    </w:p>
    <w:p w14:paraId="691F8DD0" w14:textId="7BFA8AD4" w:rsidR="00467EE0" w:rsidRDefault="00467EE0">
      <w:pPr>
        <w:pStyle w:val="Tekstopmerking"/>
        <w:rPr>
          <w:lang w:val="en-US"/>
        </w:rPr>
      </w:pPr>
    </w:p>
    <w:p w14:paraId="55ACECB0" w14:textId="76997442" w:rsidR="00467EE0" w:rsidRDefault="00467EE0">
      <w:pPr>
        <w:pStyle w:val="Tekstopmerking"/>
        <w:rPr>
          <w:lang w:val="en-US"/>
        </w:rPr>
      </w:pPr>
      <w:r>
        <w:rPr>
          <w:lang w:val="en-US"/>
        </w:rPr>
        <w:t>Panel (b) mark somehow the sensitive regions? Like, for example with two semi-transparent rectangles. Would make it easier to talk about</w:t>
      </w:r>
    </w:p>
    <w:p w14:paraId="7EDCF312" w14:textId="3EE403FE" w:rsidR="00567F91" w:rsidRPr="0086645B" w:rsidRDefault="00567F91">
      <w:pPr>
        <w:pStyle w:val="Tekstopmerking"/>
        <w:rPr>
          <w:lang w:val="en-US"/>
        </w:rPr>
      </w:pPr>
    </w:p>
  </w:comment>
  <w:comment w:id="439" w:author="Dr. N. Samkharadze" w:date="2020-04-07T17:03:00Z" w:initials="NS">
    <w:p w14:paraId="3139FE65" w14:textId="4391B168" w:rsidR="00F61E11" w:rsidRPr="00F61E11" w:rsidRDefault="00F61E11">
      <w:pPr>
        <w:pStyle w:val="Tekstopmerking"/>
        <w:rPr>
          <w:lang w:val="en-US"/>
        </w:rPr>
      </w:pPr>
      <w:r>
        <w:rPr>
          <w:rStyle w:val="Verwijzingopmerking"/>
        </w:rPr>
        <w:annotationRef/>
      </w:r>
      <w:r w:rsidRPr="00F61E11">
        <w:rPr>
          <w:lang w:val="en-US"/>
        </w:rPr>
        <w:t>I don’t understand what</w:t>
      </w:r>
      <w:r>
        <w:rPr>
          <w:lang w:val="en-US"/>
        </w:rPr>
        <w:t>’s</w:t>
      </w:r>
      <w:r w:rsidRPr="00F61E11">
        <w:rPr>
          <w:lang w:val="en-US"/>
        </w:rPr>
        <w:t xml:space="preserve"> happening here.</w:t>
      </w:r>
      <w:r w:rsidR="004C2C69">
        <w:rPr>
          <w:lang w:val="en-US"/>
        </w:rPr>
        <w:t xml:space="preserve"> </w:t>
      </w:r>
      <w:r w:rsidR="007D49BC">
        <w:rPr>
          <w:lang w:val="en-US"/>
        </w:rPr>
        <w:t>Do you set some kind of averaging time, or average for the inverse of the frequency?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490146" w15:done="0"/>
  <w15:commentEx w15:paraId="6AE4C832" w15:done="0"/>
  <w15:commentEx w15:paraId="0252544F" w15:done="0"/>
  <w15:commentEx w15:paraId="1EB8F1E2" w15:done="0"/>
  <w15:commentEx w15:paraId="7EDCF312" w15:done="0"/>
  <w15:commentEx w15:paraId="3139FE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490146" w16cid:durableId="221A3B0A"/>
  <w16cid:commentId w16cid:paraId="6AE4C832" w16cid:durableId="221A3EAB"/>
  <w16cid:commentId w16cid:paraId="0252544F" w16cid:durableId="221A2459"/>
  <w16cid:commentId w16cid:paraId="1EB8F1E2" w16cid:durableId="22374420"/>
  <w16cid:commentId w16cid:paraId="7EDCF312" w16cid:durableId="22372B26"/>
  <w16cid:commentId w16cid:paraId="3139FE65" w16cid:durableId="223730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 w:name="LMRoman10">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r. N. Samkharadze">
    <w15:presenceInfo w15:providerId="None" w15:userId="Dr. N. Samkharadze"/>
  </w15:person>
  <w15:person w15:author="Stephan Philips">
    <w15:presenceInfo w15:providerId="None" w15:userId="Stephan Philip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198"/>
    <w:rsid w:val="00016C08"/>
    <w:rsid w:val="000A1437"/>
    <w:rsid w:val="000A459D"/>
    <w:rsid w:val="000B528A"/>
    <w:rsid w:val="0010235E"/>
    <w:rsid w:val="001247D6"/>
    <w:rsid w:val="00135A60"/>
    <w:rsid w:val="00163E6C"/>
    <w:rsid w:val="001C2C80"/>
    <w:rsid w:val="00214690"/>
    <w:rsid w:val="00267C86"/>
    <w:rsid w:val="002A0260"/>
    <w:rsid w:val="002D701B"/>
    <w:rsid w:val="002F084B"/>
    <w:rsid w:val="00350C31"/>
    <w:rsid w:val="00416E03"/>
    <w:rsid w:val="00467EE0"/>
    <w:rsid w:val="004C2C69"/>
    <w:rsid w:val="004F0039"/>
    <w:rsid w:val="00567B50"/>
    <w:rsid w:val="00567F91"/>
    <w:rsid w:val="006008BC"/>
    <w:rsid w:val="006A014D"/>
    <w:rsid w:val="006E2EB4"/>
    <w:rsid w:val="006E73B8"/>
    <w:rsid w:val="007543A8"/>
    <w:rsid w:val="007D49BC"/>
    <w:rsid w:val="00834A64"/>
    <w:rsid w:val="0086645B"/>
    <w:rsid w:val="00893974"/>
    <w:rsid w:val="008B1FFF"/>
    <w:rsid w:val="008E3618"/>
    <w:rsid w:val="009147EF"/>
    <w:rsid w:val="00936926"/>
    <w:rsid w:val="00952198"/>
    <w:rsid w:val="00954D88"/>
    <w:rsid w:val="009C3124"/>
    <w:rsid w:val="009D4715"/>
    <w:rsid w:val="00A24239"/>
    <w:rsid w:val="00A548A3"/>
    <w:rsid w:val="00A60BF9"/>
    <w:rsid w:val="00B44A28"/>
    <w:rsid w:val="00C25EEB"/>
    <w:rsid w:val="00C73B30"/>
    <w:rsid w:val="00C87A89"/>
    <w:rsid w:val="00CF5781"/>
    <w:rsid w:val="00D15647"/>
    <w:rsid w:val="00D722AB"/>
    <w:rsid w:val="00DE3198"/>
    <w:rsid w:val="00E07280"/>
    <w:rsid w:val="00E4114B"/>
    <w:rsid w:val="00E621B4"/>
    <w:rsid w:val="00E669AB"/>
    <w:rsid w:val="00E804EC"/>
    <w:rsid w:val="00E81E3F"/>
    <w:rsid w:val="00E873B8"/>
    <w:rsid w:val="00EB0A96"/>
    <w:rsid w:val="00ED5207"/>
    <w:rsid w:val="00F1770A"/>
    <w:rsid w:val="00F23730"/>
    <w:rsid w:val="00F35C88"/>
    <w:rsid w:val="00F61E11"/>
    <w:rsid w:val="00FB6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BA6C1"/>
  <w15:chartTrackingRefBased/>
  <w15:docId w15:val="{ADF1817E-A300-4E43-AD68-1F4E837B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E669AB"/>
    <w:pPr>
      <w:spacing w:before="100" w:beforeAutospacing="1" w:after="100" w:afterAutospacing="1"/>
    </w:pPr>
    <w:rPr>
      <w:rFonts w:ascii="Times New Roman" w:eastAsia="Times New Roman" w:hAnsi="Times New Roman" w:cs="Times New Roman"/>
      <w:lang w:eastAsia="en-GB"/>
    </w:rPr>
  </w:style>
  <w:style w:type="paragraph" w:styleId="Ballontekst">
    <w:name w:val="Balloon Text"/>
    <w:basedOn w:val="Standaard"/>
    <w:link w:val="BallontekstChar"/>
    <w:uiPriority w:val="99"/>
    <w:semiHidden/>
    <w:unhideWhenUsed/>
    <w:rsid w:val="00893974"/>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93974"/>
    <w:rPr>
      <w:rFonts w:ascii="Segoe UI" w:hAnsi="Segoe UI" w:cs="Segoe UI"/>
      <w:sz w:val="18"/>
      <w:szCs w:val="18"/>
    </w:rPr>
  </w:style>
  <w:style w:type="character" w:styleId="Verwijzingopmerking">
    <w:name w:val="annotation reference"/>
    <w:basedOn w:val="Standaardalinea-lettertype"/>
    <w:uiPriority w:val="99"/>
    <w:semiHidden/>
    <w:unhideWhenUsed/>
    <w:rsid w:val="00016C08"/>
    <w:rPr>
      <w:sz w:val="16"/>
      <w:szCs w:val="16"/>
    </w:rPr>
  </w:style>
  <w:style w:type="paragraph" w:styleId="Tekstopmerking">
    <w:name w:val="annotation text"/>
    <w:basedOn w:val="Standaard"/>
    <w:link w:val="TekstopmerkingChar"/>
    <w:uiPriority w:val="99"/>
    <w:semiHidden/>
    <w:unhideWhenUsed/>
    <w:rsid w:val="00016C08"/>
    <w:rPr>
      <w:sz w:val="20"/>
      <w:szCs w:val="20"/>
    </w:rPr>
  </w:style>
  <w:style w:type="character" w:customStyle="1" w:styleId="TekstopmerkingChar">
    <w:name w:val="Tekst opmerking Char"/>
    <w:basedOn w:val="Standaardalinea-lettertype"/>
    <w:link w:val="Tekstopmerking"/>
    <w:uiPriority w:val="99"/>
    <w:semiHidden/>
    <w:rsid w:val="00016C08"/>
    <w:rPr>
      <w:sz w:val="20"/>
      <w:szCs w:val="20"/>
    </w:rPr>
  </w:style>
  <w:style w:type="paragraph" w:styleId="Onderwerpvanopmerking">
    <w:name w:val="annotation subject"/>
    <w:basedOn w:val="Tekstopmerking"/>
    <w:next w:val="Tekstopmerking"/>
    <w:link w:val="OnderwerpvanopmerkingChar"/>
    <w:uiPriority w:val="99"/>
    <w:semiHidden/>
    <w:unhideWhenUsed/>
    <w:rsid w:val="00016C08"/>
    <w:rPr>
      <w:b/>
      <w:bCs/>
    </w:rPr>
  </w:style>
  <w:style w:type="character" w:customStyle="1" w:styleId="OnderwerpvanopmerkingChar">
    <w:name w:val="Onderwerp van opmerking Char"/>
    <w:basedOn w:val="TekstopmerkingChar"/>
    <w:link w:val="Onderwerpvanopmerking"/>
    <w:uiPriority w:val="99"/>
    <w:semiHidden/>
    <w:rsid w:val="00016C08"/>
    <w:rPr>
      <w:b/>
      <w:bCs/>
      <w:sz w:val="20"/>
      <w:szCs w:val="20"/>
    </w:rPr>
  </w:style>
  <w:style w:type="paragraph" w:styleId="Revisie">
    <w:name w:val="Revision"/>
    <w:hidden/>
    <w:uiPriority w:val="99"/>
    <w:semiHidden/>
    <w:rsid w:val="00F61E11"/>
  </w:style>
  <w:style w:type="paragraph" w:styleId="Lijstalinea">
    <w:name w:val="List Paragraph"/>
    <w:basedOn w:val="Standaard"/>
    <w:uiPriority w:val="34"/>
    <w:qFormat/>
    <w:rsid w:val="00A24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539675">
      <w:bodyDiv w:val="1"/>
      <w:marLeft w:val="0"/>
      <w:marRight w:val="0"/>
      <w:marTop w:val="0"/>
      <w:marBottom w:val="0"/>
      <w:divBdr>
        <w:top w:val="none" w:sz="0" w:space="0" w:color="auto"/>
        <w:left w:val="none" w:sz="0" w:space="0" w:color="auto"/>
        <w:bottom w:val="none" w:sz="0" w:space="0" w:color="auto"/>
        <w:right w:val="none" w:sz="0" w:space="0" w:color="auto"/>
      </w:divBdr>
      <w:divsChild>
        <w:div w:id="1172985950">
          <w:marLeft w:val="0"/>
          <w:marRight w:val="0"/>
          <w:marTop w:val="0"/>
          <w:marBottom w:val="0"/>
          <w:divBdr>
            <w:top w:val="none" w:sz="0" w:space="0" w:color="auto"/>
            <w:left w:val="none" w:sz="0" w:space="0" w:color="auto"/>
            <w:bottom w:val="none" w:sz="0" w:space="0" w:color="auto"/>
            <w:right w:val="none" w:sz="0" w:space="0" w:color="auto"/>
          </w:divBdr>
          <w:divsChild>
            <w:div w:id="1677533044">
              <w:marLeft w:val="0"/>
              <w:marRight w:val="0"/>
              <w:marTop w:val="0"/>
              <w:marBottom w:val="0"/>
              <w:divBdr>
                <w:top w:val="none" w:sz="0" w:space="0" w:color="auto"/>
                <w:left w:val="none" w:sz="0" w:space="0" w:color="auto"/>
                <w:bottom w:val="none" w:sz="0" w:space="0" w:color="auto"/>
                <w:right w:val="none" w:sz="0" w:space="0" w:color="auto"/>
              </w:divBdr>
              <w:divsChild>
                <w:div w:id="3436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5821">
      <w:bodyDiv w:val="1"/>
      <w:marLeft w:val="0"/>
      <w:marRight w:val="0"/>
      <w:marTop w:val="0"/>
      <w:marBottom w:val="0"/>
      <w:divBdr>
        <w:top w:val="none" w:sz="0" w:space="0" w:color="auto"/>
        <w:left w:val="none" w:sz="0" w:space="0" w:color="auto"/>
        <w:bottom w:val="none" w:sz="0" w:space="0" w:color="auto"/>
        <w:right w:val="none" w:sz="0" w:space="0" w:color="auto"/>
      </w:divBdr>
      <w:divsChild>
        <w:div w:id="206141748">
          <w:marLeft w:val="0"/>
          <w:marRight w:val="0"/>
          <w:marTop w:val="0"/>
          <w:marBottom w:val="0"/>
          <w:divBdr>
            <w:top w:val="none" w:sz="0" w:space="0" w:color="auto"/>
            <w:left w:val="none" w:sz="0" w:space="0" w:color="auto"/>
            <w:bottom w:val="none" w:sz="0" w:space="0" w:color="auto"/>
            <w:right w:val="none" w:sz="0" w:space="0" w:color="auto"/>
          </w:divBdr>
          <w:divsChild>
            <w:div w:id="178548170">
              <w:marLeft w:val="0"/>
              <w:marRight w:val="0"/>
              <w:marTop w:val="0"/>
              <w:marBottom w:val="0"/>
              <w:divBdr>
                <w:top w:val="none" w:sz="0" w:space="0" w:color="auto"/>
                <w:left w:val="none" w:sz="0" w:space="0" w:color="auto"/>
                <w:bottom w:val="none" w:sz="0" w:space="0" w:color="auto"/>
                <w:right w:val="none" w:sz="0" w:space="0" w:color="auto"/>
              </w:divBdr>
              <w:divsChild>
                <w:div w:id="21119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microsoft.com/office/2011/relationships/people" Target="people.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1839</Words>
  <Characters>10488</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Philips</dc:creator>
  <cp:keywords/>
  <dc:description/>
  <cp:lastModifiedBy>Stephan Philips</cp:lastModifiedBy>
  <cp:revision>2</cp:revision>
  <dcterms:created xsi:type="dcterms:W3CDTF">2020-04-10T08:52:00Z</dcterms:created>
  <dcterms:modified xsi:type="dcterms:W3CDTF">2020-04-10T08:52:00Z</dcterms:modified>
</cp:coreProperties>
</file>